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EC014">
      <w:pPr>
        <w:pStyle w:val="5"/>
        <w:rPr>
          <w:ins w:id="0" w:author="bodro" w:date="2026-09-29T10:13:47Z"/>
        </w:rPr>
      </w:pPr>
      <w:r>
        <w:t>Самостоятельная работа по техническому регулированию в ИКТ</w:t>
      </w:r>
      <w:r>
        <w:br w:type="textWrapping"/>
      </w:r>
      <w:r>
        <w:br w:type="textWrapping"/>
      </w:r>
      <w:r>
        <w:br w:type="textWrapping"/>
      </w:r>
      <w:r>
        <w:t>Часть А. Теоретический тест</w:t>
      </w:r>
      <w:r>
        <w:br w:type="textWrapping"/>
      </w:r>
      <w:r>
        <w:t>Выберите один правильный вариант.</w:t>
      </w:r>
      <w:r>
        <w:br w:type="textWrapping"/>
      </w:r>
      <w:r>
        <w:br w:type="textWrapping"/>
      </w:r>
      <w:r>
        <w:t>А1. Какой документ обязателен для всех участников рынка?</w:t>
      </w:r>
      <w:r>
        <w:br w:type="textWrapping"/>
      </w:r>
      <w:r>
        <w:br w:type="textWrapping"/>
      </w:r>
      <w:del w:id="1" w:author="bodro" w:date="2026-09-29T09:49:39Z">
        <w:r>
          <w:rPr/>
          <w:delText>· а) ГОСТ Р</w:delText>
        </w:r>
      </w:del>
      <w:r>
        <w:br w:type="textWrapping"/>
      </w:r>
      <w:del w:id="2" w:author="bodro" w:date="2026-09-29T09:49:41Z">
        <w:r>
          <w:rPr/>
          <w:delText xml:space="preserve">· </w:delText>
        </w:r>
      </w:del>
      <w:r>
        <w:t>б) Технический регламент</w:t>
      </w:r>
      <w:r>
        <w:br w:type="textWrapping"/>
      </w:r>
      <w:del w:id="3" w:author="bodro" w:date="2026-09-29T09:49:35Z">
        <w:r>
          <w:rPr/>
          <w:delText>· в) СТО</w:delText>
        </w:r>
      </w:del>
      <w:del w:id="4" w:author="bodro" w:date="2026-09-29T09:49:35Z">
        <w:r>
          <w:rPr/>
          <w:br w:type="textWrapping"/>
        </w:r>
      </w:del>
      <w:del w:id="5" w:author="bodro" w:date="2026-09-29T09:49:35Z">
        <w:r>
          <w:rPr/>
          <w:delText>· г) ТУ</w:delText>
        </w:r>
      </w:del>
      <w:r>
        <w:br w:type="textWrapping"/>
      </w:r>
      <w:r>
        <w:br w:type="textWrapping"/>
      </w:r>
      <w:r>
        <w:t>А2. Что такое ОКС?</w:t>
      </w:r>
      <w:r>
        <w:br w:type="textWrapping"/>
      </w:r>
      <w:r>
        <w:br w:type="textWrapping"/>
      </w:r>
      <w:del w:id="6" w:author="bodro" w:date="2026-09-29T09:49:54Z">
        <w:r>
          <w:rPr/>
          <w:delText xml:space="preserve">· </w:delText>
        </w:r>
      </w:del>
      <w:r>
        <w:t>а) Общероссийский классификатор стандартов</w:t>
      </w:r>
      <w:r>
        <w:br w:type="textWrapping"/>
      </w:r>
      <w:del w:id="7" w:author="bodro" w:date="2026-09-29T09:49:50Z">
        <w:r>
          <w:rPr/>
          <w:delText>· б) Общероссийский классификатор продукции</w:delText>
        </w:r>
      </w:del>
      <w:del w:id="8" w:author="bodro" w:date="2026-09-29T09:49:50Z">
        <w:r>
          <w:rPr/>
          <w:br w:type="textWrapping"/>
        </w:r>
      </w:del>
      <w:del w:id="9" w:author="bodro" w:date="2026-09-29T09:49:50Z">
        <w:r>
          <w:rPr/>
          <w:delText>· в) Орган по контролю стандартов</w:delText>
        </w:r>
      </w:del>
      <w:del w:id="10" w:author="bodro" w:date="2026-09-29T09:49:50Z">
        <w:r>
          <w:rPr/>
          <w:br w:type="textWrapping"/>
        </w:r>
      </w:del>
      <w:del w:id="11" w:author="bodro" w:date="2026-09-29T09:49:50Z">
        <w:r>
          <w:rPr/>
          <w:delText>· г) Основной комплект схем</w:delText>
        </w:r>
      </w:del>
      <w:r>
        <w:br w:type="textWrapping"/>
      </w:r>
      <w:r>
        <w:br w:type="textWrapping"/>
      </w:r>
      <w:r>
        <w:t>А3. ГОСТ 34.601-90 регламентирует:</w:t>
      </w:r>
      <w:r>
        <w:br w:type="textWrapping"/>
      </w:r>
      <w:del w:id="12" w:author="bodro" w:date="2026-09-29T09:51:30Z">
        <w:r>
          <w:rPr/>
          <w:br w:type="textWrapping"/>
        </w:r>
      </w:del>
      <w:del w:id="13" w:author="bodro" w:date="2026-09-29T09:51:30Z">
        <w:r>
          <w:rPr/>
          <w:delText>· а) стадии разработки ПО</w:delText>
        </w:r>
      </w:del>
      <w:r>
        <w:br w:type="textWrapping"/>
      </w:r>
      <w:r>
        <w:t>· б) стадии создания автоматизированных систем</w:t>
      </w:r>
      <w:r>
        <w:br w:type="textWrapping"/>
      </w:r>
      <w:del w:id="14" w:author="bodro" w:date="2026-09-29T09:51:29Z">
        <w:r>
          <w:rPr/>
          <w:delText>· в) структуру ТУ</w:delText>
        </w:r>
      </w:del>
      <w:del w:id="15" w:author="bodro" w:date="2026-09-29T09:51:29Z">
        <w:r>
          <w:rPr/>
          <w:br w:type="textWrapping"/>
        </w:r>
      </w:del>
      <w:del w:id="16" w:author="bodro" w:date="2026-09-29T09:51:29Z">
        <w:r>
          <w:rPr/>
          <w:delText>· г) правила маркировки</w:delText>
        </w:r>
      </w:del>
      <w:r>
        <w:br w:type="textWrapping"/>
      </w:r>
      <w:r>
        <w:br w:type="textWrapping"/>
      </w:r>
      <w:r>
        <w:t>А4. Какой стандарт устанавливает стадии разработки программ?</w:t>
      </w:r>
      <w:r>
        <w:br w:type="textWrapping"/>
      </w:r>
      <w:del w:id="17" w:author="bodro" w:date="2026-09-29T09:53:03Z">
        <w:r>
          <w:rPr/>
          <w:br w:type="textWrapping"/>
        </w:r>
      </w:del>
      <w:del w:id="18" w:author="bodro" w:date="2026-09-29T09:53:03Z">
        <w:r>
          <w:rPr/>
          <w:delText>· а) ГОСТ 34.602</w:delText>
        </w:r>
      </w:del>
      <w:r>
        <w:br w:type="textWrapping"/>
      </w:r>
      <w:r>
        <w:t>· б) ГОСТ 19.102-77</w:t>
      </w:r>
      <w:r>
        <w:br w:type="textWrapping"/>
      </w:r>
      <w:del w:id="19" w:author="bodro" w:date="2026-09-29T09:53:02Z">
        <w:r>
          <w:rPr/>
          <w:delText>· в) ГОСТ 2.104</w:delText>
        </w:r>
      </w:del>
      <w:del w:id="20" w:author="bodro" w:date="2026-09-29T09:53:02Z">
        <w:r>
          <w:rPr/>
          <w:br w:type="textWrapping"/>
        </w:r>
      </w:del>
      <w:del w:id="21" w:author="bodro" w:date="2026-09-29T09:53:02Z">
        <w:r>
          <w:rPr/>
          <w:delText>· г) ГОСТ 8.417</w:delText>
        </w:r>
      </w:del>
      <w:r>
        <w:br w:type="textWrapping"/>
      </w:r>
      <w:r>
        <w:br w:type="textWrapping"/>
      </w:r>
      <w:r>
        <w:t>А5. Схема декларирования 3д применяется для:</w:t>
      </w:r>
      <w:r>
        <w:br w:type="textWrapping"/>
      </w:r>
      <w:r>
        <w:br w:type="textWrapping"/>
      </w:r>
      <w:del w:id="22" w:author="bodro" w:date="2026-09-29T09:53:55Z">
        <w:r>
          <w:rPr/>
          <w:delText>· а) партии товара</w:delText>
        </w:r>
      </w:del>
      <w:r>
        <w:br w:type="textWrapping"/>
      </w:r>
      <w:r>
        <w:t>· б) серийного выпуска</w:t>
      </w:r>
      <w:r>
        <w:br w:type="textWrapping"/>
      </w:r>
      <w:del w:id="23" w:author="bodro" w:date="2026-09-29T09:53:57Z">
        <w:r>
          <w:rPr/>
          <w:delText>· в) единичного изделия</w:delText>
        </w:r>
      </w:del>
      <w:del w:id="24" w:author="bodro" w:date="2026-09-29T09:53:57Z">
        <w:r>
          <w:rPr/>
          <w:br w:type="textWrapping"/>
        </w:r>
      </w:del>
      <w:del w:id="25" w:author="bodro" w:date="2026-09-29T09:53:57Z">
        <w:r>
          <w:rPr/>
          <w:delText>· г) импортной продукции разово</w:delText>
        </w:r>
      </w:del>
      <w:r>
        <w:br w:type="textWrapping"/>
      </w:r>
      <w:r>
        <w:br w:type="textWrapping"/>
      </w:r>
      <w:r>
        <w:t>А6. Знак ЕАС подтверждает соответствие:</w:t>
      </w:r>
      <w:r>
        <w:br w:type="textWrapping"/>
      </w:r>
      <w:del w:id="26" w:author="bodro" w:date="2026-09-29T09:55:17Z">
        <w:r>
          <w:rPr/>
          <w:br w:type="textWrapping"/>
        </w:r>
      </w:del>
      <w:del w:id="27" w:author="bodro" w:date="2026-09-29T09:55:17Z">
        <w:r>
          <w:rPr/>
          <w:delText>· а) только российским ГОСТам</w:delText>
        </w:r>
      </w:del>
      <w:r>
        <w:br w:type="textWrapping"/>
      </w:r>
      <w:r>
        <w:t>· б) техническим регламентам ЕАЭС</w:t>
      </w:r>
      <w:r>
        <w:br w:type="textWrapping"/>
      </w:r>
      <w:del w:id="28" w:author="bodro" w:date="2026-09-29T09:55:16Z">
        <w:r>
          <w:rPr/>
          <w:delText>· в) международным стандартам ISO</w:delText>
        </w:r>
      </w:del>
      <w:del w:id="29" w:author="bodro" w:date="2026-09-29T09:55:16Z">
        <w:r>
          <w:rPr/>
          <w:br w:type="textWrapping"/>
        </w:r>
      </w:del>
      <w:del w:id="30" w:author="bodro" w:date="2026-09-29T09:55:16Z">
        <w:r>
          <w:rPr/>
          <w:delText>· г) требованиям Росаккредитации</w:delText>
        </w:r>
      </w:del>
      <w:r>
        <w:br w:type="textWrapping"/>
      </w:r>
      <w:r>
        <w:br w:type="textWrapping"/>
      </w:r>
      <w:r>
        <w:t>А7. Что такое аккредитация?</w:t>
      </w:r>
      <w:r>
        <w:br w:type="textWrapping"/>
      </w:r>
      <w:r>
        <w:br w:type="textWrapping"/>
      </w:r>
      <w:del w:id="31" w:author="bodro" w:date="2026-09-29T09:55:38Z">
        <w:r>
          <w:rPr/>
          <w:delText>· а) выдача сертификата</w:delText>
        </w:r>
      </w:del>
      <w:r>
        <w:br w:type="textWrapping"/>
      </w:r>
      <w:r>
        <w:t>· б) официальное признание компетентности органа</w:t>
      </w:r>
      <w:r>
        <w:br w:type="textWrapping"/>
      </w:r>
      <w:del w:id="32" w:author="bodro" w:date="2026-09-29T09:55:41Z">
        <w:r>
          <w:rPr/>
          <w:delText>· в) проверка продукции</w:delText>
        </w:r>
      </w:del>
      <w:r>
        <w:br w:type="textWrapping"/>
      </w:r>
      <w:del w:id="33" w:author="bodro" w:date="2026-09-29T09:55:36Z">
        <w:r>
          <w:rPr/>
          <w:delText>· г) регистрация декларации</w:delText>
        </w:r>
      </w:del>
      <w:del w:id="34" w:author="bodro" w:date="2026-09-29T09:55:36Z">
        <w:r>
          <w:rPr/>
          <w:br w:type="textWrapping"/>
        </w:r>
      </w:del>
      <w:r>
        <w:br w:type="textWrapping"/>
      </w:r>
      <w:r>
        <w:t>А8. ГОСТ 19.201-78 — это:</w:t>
      </w:r>
      <w:r>
        <w:br w:type="textWrapping"/>
      </w:r>
      <w:r>
        <w:br w:type="textWrapping"/>
      </w:r>
      <w:del w:id="35" w:author="bodro" w:date="2026-09-29T09:56:22Z">
        <w:r>
          <w:rPr/>
          <w:delText>· а) Руководство оператора</w:delText>
        </w:r>
      </w:del>
      <w:r>
        <w:br w:type="textWrapping"/>
      </w:r>
      <w:r>
        <w:t>· б) Техническое задание</w:t>
      </w:r>
      <w:r>
        <w:br w:type="textWrapping"/>
      </w:r>
      <w:del w:id="36" w:author="bodro" w:date="2026-09-29T09:55:54Z">
        <w:r>
          <w:rPr/>
          <w:delText>· в) Текст программы</w:delText>
        </w:r>
      </w:del>
      <w:del w:id="37" w:author="bodro" w:date="2026-09-29T09:56:24Z">
        <w:r>
          <w:rPr/>
          <w:br w:type="textWrapping"/>
        </w:r>
      </w:del>
      <w:del w:id="38" w:author="bodro" w:date="2026-09-29T09:56:23Z">
        <w:r>
          <w:rPr/>
          <w:delText>· г) Пояснительная записка</w:delText>
        </w:r>
      </w:del>
      <w:r>
        <w:br w:type="textWrapping"/>
      </w:r>
      <w:r>
        <w:br w:type="textWrapping"/>
      </w:r>
      <w:r>
        <w:t>А9. В шифре «ГОСТ Р 54872-2011» число 2011 означает:</w:t>
      </w:r>
      <w:r>
        <w:br w:type="textWrapping"/>
      </w:r>
      <w:r>
        <w:br w:type="textWrapping"/>
      </w:r>
      <w:del w:id="39" w:author="bodro" w:date="2026-09-29T09:57:31Z">
        <w:r>
          <w:rPr/>
          <w:delText>· а) номер стандарта</w:delText>
        </w:r>
      </w:del>
      <w:r>
        <w:br w:type="textWrapping"/>
      </w:r>
      <w:r>
        <w:t>· б) год утверждения</w:t>
      </w:r>
      <w:r>
        <w:br w:type="textWrapping"/>
      </w:r>
      <w:r>
        <w:t xml:space="preserve">· </w:t>
      </w:r>
      <w:del w:id="40" w:author="bodro" w:date="2026-09-29T09:57:01Z">
        <w:r>
          <w:rPr/>
          <w:delText>в) код ОКС</w:delText>
        </w:r>
      </w:del>
      <w:r>
        <w:br w:type="textWrapping"/>
      </w:r>
      <w:del w:id="41" w:author="bodro" w:date="2026-09-29T09:56:59Z">
        <w:r>
          <w:rPr/>
          <w:delText>· г) количество страниц</w:delText>
        </w:r>
      </w:del>
      <w:r>
        <w:br w:type="textWrapping"/>
      </w:r>
      <w:r>
        <w:br w:type="textWrapping"/>
      </w:r>
      <w:r>
        <w:t>А10. Параметрический ряд — это:</w:t>
      </w:r>
      <w:r>
        <w:br w:type="textWrapping"/>
      </w:r>
      <w:r>
        <w:br w:type="textWrapping"/>
      </w:r>
      <w:del w:id="42" w:author="bodro" w:date="2026-09-29T09:57:52Z">
        <w:r>
          <w:rPr/>
          <w:delText>· а) список ГОСТов</w:delText>
        </w:r>
      </w:del>
      <w:r>
        <w:br w:type="textWrapping"/>
      </w:r>
      <w:r>
        <w:t>· б) упорядоченная совокупность числовых значений параметров</w:t>
      </w:r>
      <w:r>
        <w:br w:type="textWrapping"/>
      </w:r>
      <w:del w:id="43" w:author="bodro" w:date="2026-09-29T09:57:57Z">
        <w:r>
          <w:rPr/>
          <w:delText>· в) перечень сертификатов</w:delText>
        </w:r>
      </w:del>
      <w:r>
        <w:br w:type="textWrapping"/>
      </w:r>
      <w:del w:id="44" w:author="bodro" w:date="2026-09-29T09:58:23Z">
        <w:r>
          <w:rPr/>
          <w:delText>· г) иерархия стандартов</w:delText>
        </w:r>
      </w:del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Часть Б. Терминологический диктант</w:t>
      </w:r>
      <w:r>
        <w:br w:type="textWrapping"/>
      </w:r>
      <w:r>
        <w:br w:type="textWrapping"/>
      </w:r>
      <w:r>
        <w:t xml:space="preserve">Дайте определение. </w:t>
      </w:r>
      <w:r>
        <w:br w:type="textWrapping"/>
      </w:r>
      <w:r>
        <w:br w:type="textWrapping"/>
      </w:r>
      <w:r>
        <w:t>1. Декларация о соответствии —</w:t>
      </w:r>
      <w:ins w:id="45" w:author="bodro" w:date="2026-09-29T09:59:08Z">
        <w:r>
          <w:rPr>
            <w:rFonts w:hint="default"/>
            <w:lang w:val="ru-RU"/>
          </w:rPr>
          <w:t xml:space="preserve"> </w:t>
        </w:r>
      </w:ins>
      <w:ins w:id="46" w:author="bodro" w:date="2026-09-29T09:59:11Z">
        <w:r>
          <w:rPr>
            <w:rFonts w:hint="default"/>
            <w:lang w:val="ru-RU"/>
          </w:rPr>
          <w:t>докумен</w:t>
        </w:r>
      </w:ins>
      <w:ins w:id="47" w:author="bodro" w:date="2026-09-29T09:59:12Z">
        <w:r>
          <w:rPr>
            <w:rFonts w:hint="default"/>
            <w:lang w:val="ru-RU"/>
          </w:rPr>
          <w:t>т кот</w:t>
        </w:r>
      </w:ins>
      <w:ins w:id="48" w:author="bodro" w:date="2026-09-29T09:59:13Z">
        <w:r>
          <w:rPr>
            <w:rFonts w:hint="default"/>
            <w:lang w:val="ru-RU"/>
          </w:rPr>
          <w:t xml:space="preserve">орый </w:t>
        </w:r>
      </w:ins>
      <w:ins w:id="49" w:author="bodro" w:date="2026-09-29T09:59:17Z">
        <w:r>
          <w:rPr>
            <w:rFonts w:hint="default"/>
            <w:lang w:val="ru-RU"/>
          </w:rPr>
          <w:t>зая</w:t>
        </w:r>
      </w:ins>
      <w:ins w:id="50" w:author="bodro" w:date="2026-09-29T09:59:19Z">
        <w:r>
          <w:rPr>
            <w:rFonts w:hint="default"/>
            <w:lang w:val="ru-RU"/>
          </w:rPr>
          <w:t xml:space="preserve">витель </w:t>
        </w:r>
      </w:ins>
      <w:ins w:id="51" w:author="bodro" w:date="2026-09-29T09:59:22Z">
        <w:r>
          <w:rPr>
            <w:rFonts w:hint="default"/>
            <w:lang w:val="ru-RU"/>
          </w:rPr>
          <w:t>удо</w:t>
        </w:r>
      </w:ins>
      <w:ins w:id="52" w:author="bodro" w:date="2026-09-29T09:59:23Z">
        <w:r>
          <w:rPr>
            <w:rFonts w:hint="default"/>
            <w:lang w:val="ru-RU"/>
          </w:rPr>
          <w:t>стове</w:t>
        </w:r>
      </w:ins>
      <w:ins w:id="53" w:author="bodro" w:date="2026-09-29T09:59:24Z">
        <w:r>
          <w:rPr>
            <w:rFonts w:hint="default"/>
            <w:lang w:val="ru-RU"/>
          </w:rPr>
          <w:t xml:space="preserve">ряет </w:t>
        </w:r>
      </w:ins>
      <w:ins w:id="54" w:author="bodro" w:date="2026-09-29T09:59:29Z">
        <w:r>
          <w:rPr>
            <w:rFonts w:hint="default"/>
            <w:lang w:val="ru-RU"/>
          </w:rPr>
          <w:t>соо</w:t>
        </w:r>
      </w:ins>
      <w:ins w:id="55" w:author="bodro" w:date="2026-09-29T09:59:30Z">
        <w:r>
          <w:rPr>
            <w:rFonts w:hint="default"/>
            <w:lang w:val="ru-RU"/>
          </w:rPr>
          <w:t>твет</w:t>
        </w:r>
      </w:ins>
      <w:ins w:id="56" w:author="bodro" w:date="2026-09-29T09:59:32Z">
        <w:r>
          <w:rPr>
            <w:rFonts w:hint="default"/>
            <w:lang w:val="ru-RU"/>
          </w:rPr>
          <w:t>с</w:t>
        </w:r>
      </w:ins>
      <w:ins w:id="57" w:author="bodro" w:date="2026-09-29T09:59:34Z">
        <w:r>
          <w:rPr>
            <w:rFonts w:hint="default"/>
            <w:lang w:val="ru-RU"/>
          </w:rPr>
          <w:t xml:space="preserve">твие </w:t>
        </w:r>
      </w:ins>
      <w:ins w:id="58" w:author="bodro" w:date="2026-09-29T09:59:43Z">
        <w:r>
          <w:rPr>
            <w:rFonts w:hint="default"/>
            <w:lang w:val="ru-RU"/>
          </w:rPr>
          <w:t>др</w:t>
        </w:r>
      </w:ins>
      <w:ins w:id="59" w:author="bodro" w:date="2026-09-29T09:59:44Z">
        <w:r>
          <w:rPr>
            <w:rFonts w:hint="default"/>
            <w:lang w:val="ru-RU"/>
          </w:rPr>
          <w:t>одукци</w:t>
        </w:r>
      </w:ins>
      <w:ins w:id="60" w:author="bodro" w:date="2026-09-29T09:59:45Z">
        <w:r>
          <w:rPr>
            <w:rFonts w:hint="default"/>
            <w:lang w:val="ru-RU"/>
          </w:rPr>
          <w:t xml:space="preserve">и </w:t>
        </w:r>
      </w:ins>
      <w:r>
        <w:br w:type="textWrapping"/>
      </w:r>
      <w:r>
        <w:t>2. Сертификат соответствия —</w:t>
      </w:r>
      <w:ins w:id="61" w:author="bodro" w:date="2026-09-29T10:00:04Z">
        <w:r>
          <w:rPr>
            <w:rFonts w:hint="default"/>
            <w:lang w:val="ru-RU"/>
          </w:rPr>
          <w:t xml:space="preserve"> док</w:t>
        </w:r>
      </w:ins>
      <w:ins w:id="62" w:author="bodro" w:date="2026-09-29T10:00:05Z">
        <w:r>
          <w:rPr>
            <w:rFonts w:hint="default"/>
            <w:lang w:val="ru-RU"/>
          </w:rPr>
          <w:t>умент к</w:t>
        </w:r>
      </w:ins>
      <w:ins w:id="63" w:author="bodro" w:date="2026-09-29T10:00:06Z">
        <w:r>
          <w:rPr>
            <w:rFonts w:hint="default"/>
            <w:lang w:val="ru-RU"/>
          </w:rPr>
          <w:t>отор</w:t>
        </w:r>
      </w:ins>
      <w:ins w:id="64" w:author="bodro" w:date="2026-09-29T10:00:20Z">
        <w:r>
          <w:rPr>
            <w:rFonts w:hint="default"/>
            <w:lang w:val="ru-RU"/>
          </w:rPr>
          <w:t>ы</w:t>
        </w:r>
      </w:ins>
      <w:ins w:id="65" w:author="bodro" w:date="2026-09-29T10:00:21Z">
        <w:r>
          <w:rPr>
            <w:rFonts w:hint="default"/>
            <w:lang w:val="ru-RU"/>
          </w:rPr>
          <w:t xml:space="preserve">й </w:t>
        </w:r>
      </w:ins>
      <w:ins w:id="66" w:author="bodro" w:date="2026-09-29T10:00:22Z">
        <w:r>
          <w:rPr>
            <w:rFonts w:hint="default"/>
            <w:lang w:val="ru-RU"/>
          </w:rPr>
          <w:t>п</w:t>
        </w:r>
      </w:ins>
      <w:ins w:id="67" w:author="bodro" w:date="2026-09-29T10:00:25Z">
        <w:r>
          <w:rPr>
            <w:rFonts w:hint="default"/>
            <w:lang w:val="ru-RU"/>
          </w:rPr>
          <w:t>од</w:t>
        </w:r>
      </w:ins>
      <w:ins w:id="68" w:author="bodro" w:date="2026-09-29T10:00:26Z">
        <w:r>
          <w:rPr>
            <w:rFonts w:hint="default"/>
            <w:lang w:val="ru-RU"/>
          </w:rPr>
          <w:t>т</w:t>
        </w:r>
      </w:ins>
      <w:ins w:id="69" w:author="bodro" w:date="2026-09-29T10:00:27Z">
        <w:r>
          <w:rPr>
            <w:rFonts w:hint="default"/>
            <w:lang w:val="ru-RU"/>
          </w:rPr>
          <w:t>вержда</w:t>
        </w:r>
      </w:ins>
      <w:ins w:id="70" w:author="bodro" w:date="2026-09-29T10:00:36Z">
        <w:r>
          <w:rPr>
            <w:rFonts w:hint="default"/>
            <w:lang w:val="ru-RU"/>
          </w:rPr>
          <w:t xml:space="preserve">ет </w:t>
        </w:r>
      </w:ins>
      <w:ins w:id="71" w:author="bodro" w:date="2026-09-29T10:00:40Z">
        <w:r>
          <w:rPr>
            <w:rFonts w:hint="default"/>
            <w:lang w:val="ru-RU"/>
          </w:rPr>
          <w:t>со</w:t>
        </w:r>
      </w:ins>
      <w:ins w:id="72" w:author="bodro" w:date="2026-09-29T10:00:41Z">
        <w:r>
          <w:rPr>
            <w:rFonts w:hint="default"/>
            <w:lang w:val="ru-RU"/>
          </w:rPr>
          <w:t>ответ</w:t>
        </w:r>
      </w:ins>
      <w:ins w:id="73" w:author="bodro" w:date="2026-09-29T10:00:42Z">
        <w:r>
          <w:rPr>
            <w:rFonts w:hint="default"/>
            <w:lang w:val="ru-RU"/>
          </w:rPr>
          <w:t xml:space="preserve">встие </w:t>
        </w:r>
      </w:ins>
      <w:ins w:id="74" w:author="bodro" w:date="2026-09-29T10:00:43Z">
        <w:r>
          <w:rPr>
            <w:rFonts w:hint="default"/>
            <w:lang w:val="ru-RU"/>
          </w:rPr>
          <w:t>объе</w:t>
        </w:r>
      </w:ins>
      <w:ins w:id="75" w:author="bodro" w:date="2026-09-29T10:00:44Z">
        <w:r>
          <w:rPr>
            <w:rFonts w:hint="default"/>
            <w:lang w:val="ru-RU"/>
          </w:rPr>
          <w:t xml:space="preserve">тка </w:t>
        </w:r>
      </w:ins>
      <w:r>
        <w:br w:type="textWrapping"/>
      </w:r>
      <w:r>
        <w:t>3. Заявитель —</w:t>
      </w:r>
      <w:ins w:id="76" w:author="bodro" w:date="2026-09-29T10:01:08Z">
        <w:r>
          <w:rPr>
            <w:rFonts w:hint="default"/>
            <w:lang w:val="ru-RU"/>
          </w:rPr>
          <w:t xml:space="preserve"> </w:t>
        </w:r>
      </w:ins>
      <w:ins w:id="77" w:author="bodro" w:date="2026-09-29T10:01:12Z">
        <w:r>
          <w:rPr>
            <w:rFonts w:hint="default"/>
            <w:lang w:val="ru-RU"/>
          </w:rPr>
          <w:t xml:space="preserve">лицо </w:t>
        </w:r>
      </w:ins>
      <w:ins w:id="78" w:author="bodro" w:date="2026-09-29T10:01:13Z">
        <w:r>
          <w:rPr>
            <w:rFonts w:hint="default"/>
            <w:lang w:val="ru-RU"/>
          </w:rPr>
          <w:t>заре</w:t>
        </w:r>
      </w:ins>
      <w:ins w:id="79" w:author="bodro" w:date="2026-09-29T10:01:14Z">
        <w:r>
          <w:rPr>
            <w:rFonts w:hint="default"/>
            <w:lang w:val="ru-RU"/>
          </w:rPr>
          <w:t>г</w:t>
        </w:r>
      </w:ins>
      <w:ins w:id="80" w:author="bodro" w:date="2026-09-29T10:01:32Z">
        <w:r>
          <w:rPr>
            <w:rFonts w:hint="default"/>
            <w:lang w:val="ru-RU"/>
          </w:rPr>
          <w:t>ист</w:t>
        </w:r>
      </w:ins>
      <w:ins w:id="81" w:author="bodro" w:date="2026-09-29T10:01:33Z">
        <w:r>
          <w:rPr>
            <w:rFonts w:hint="default"/>
            <w:lang w:val="ru-RU"/>
          </w:rPr>
          <w:t>р</w:t>
        </w:r>
      </w:ins>
      <w:ins w:id="82" w:author="bodro" w:date="2026-09-29T10:01:41Z">
        <w:r>
          <w:rPr>
            <w:rFonts w:hint="default"/>
            <w:lang w:val="ru-RU"/>
          </w:rPr>
          <w:t>и</w:t>
        </w:r>
      </w:ins>
      <w:ins w:id="83" w:author="bodro" w:date="2026-09-29T10:01:42Z">
        <w:r>
          <w:rPr>
            <w:rFonts w:hint="default"/>
            <w:lang w:val="ru-RU"/>
          </w:rPr>
          <w:t>р</w:t>
        </w:r>
      </w:ins>
      <w:ins w:id="84" w:author="bodro" w:date="2026-09-29T10:01:43Z">
        <w:r>
          <w:rPr>
            <w:rFonts w:hint="default"/>
            <w:lang w:val="ru-RU"/>
          </w:rPr>
          <w:t xml:space="preserve">ованное </w:t>
        </w:r>
      </w:ins>
      <w:ins w:id="85" w:author="bodro" w:date="2026-09-29T10:01:45Z">
        <w:r>
          <w:rPr>
            <w:rFonts w:hint="default"/>
            <w:lang w:val="ru-RU"/>
          </w:rPr>
          <w:t xml:space="preserve">в </w:t>
        </w:r>
      </w:ins>
      <w:ins w:id="86" w:author="bodro" w:date="2026-09-29T10:01:46Z">
        <w:r>
          <w:rPr>
            <w:rFonts w:hint="default"/>
            <w:lang w:val="ru-RU"/>
          </w:rPr>
          <w:t>ЕА</w:t>
        </w:r>
      </w:ins>
      <w:ins w:id="87" w:author="bodro" w:date="2026-09-29T10:01:50Z">
        <w:r>
          <w:rPr>
            <w:rFonts w:hint="default"/>
            <w:lang w:val="ru-RU"/>
          </w:rPr>
          <w:t>Э</w:t>
        </w:r>
      </w:ins>
      <w:ins w:id="88" w:author="bodro" w:date="2026-09-29T10:01:46Z">
        <w:r>
          <w:rPr>
            <w:rFonts w:hint="default"/>
            <w:lang w:val="ru-RU"/>
          </w:rPr>
          <w:t>С</w:t>
        </w:r>
      </w:ins>
      <w:ins w:id="89" w:author="bodro" w:date="2026-09-29T10:01:58Z">
        <w:r>
          <w:rPr>
            <w:rFonts w:hint="default"/>
            <w:lang w:val="ru-RU"/>
          </w:rPr>
          <w:t xml:space="preserve"> </w:t>
        </w:r>
      </w:ins>
      <w:ins w:id="90" w:author="bodro" w:date="2026-09-29T10:01:59Z">
        <w:r>
          <w:rPr>
            <w:rFonts w:hint="default"/>
            <w:lang w:val="ru-RU"/>
          </w:rPr>
          <w:t>пр</w:t>
        </w:r>
      </w:ins>
      <w:ins w:id="91" w:author="bodro" w:date="2026-09-29T10:02:00Z">
        <w:r>
          <w:rPr>
            <w:rFonts w:hint="default"/>
            <w:lang w:val="ru-RU"/>
          </w:rPr>
          <w:t>ини</w:t>
        </w:r>
      </w:ins>
      <w:ins w:id="92" w:author="bodro" w:date="2026-09-29T10:02:01Z">
        <w:r>
          <w:rPr>
            <w:rFonts w:hint="default"/>
            <w:lang w:val="ru-RU"/>
          </w:rPr>
          <w:t xml:space="preserve">мет </w:t>
        </w:r>
      </w:ins>
      <w:ins w:id="93" w:author="bodro" w:date="2026-09-29T10:02:02Z">
        <w:r>
          <w:rPr>
            <w:rFonts w:hint="default"/>
            <w:lang w:val="ru-RU"/>
          </w:rPr>
          <w:t>д</w:t>
        </w:r>
      </w:ins>
      <w:ins w:id="94" w:author="bodro" w:date="2026-09-29T10:02:03Z">
        <w:r>
          <w:rPr>
            <w:rFonts w:hint="default"/>
            <w:lang w:val="ru-RU"/>
          </w:rPr>
          <w:t>екла</w:t>
        </w:r>
      </w:ins>
      <w:ins w:id="95" w:author="bodro" w:date="2026-09-29T10:02:07Z">
        <w:r>
          <w:rPr>
            <w:rFonts w:hint="default"/>
            <w:lang w:val="ru-RU"/>
          </w:rPr>
          <w:t>рацию ил</w:t>
        </w:r>
      </w:ins>
      <w:ins w:id="96" w:author="bodro" w:date="2026-09-29T10:02:08Z">
        <w:r>
          <w:rPr>
            <w:rFonts w:hint="default"/>
            <w:lang w:val="ru-RU"/>
          </w:rPr>
          <w:t xml:space="preserve">и </w:t>
        </w:r>
      </w:ins>
      <w:ins w:id="97" w:author="bodro" w:date="2026-09-29T10:02:11Z">
        <w:r>
          <w:rPr>
            <w:rFonts w:hint="default"/>
            <w:lang w:val="ru-RU"/>
          </w:rPr>
          <w:t>сертиф</w:t>
        </w:r>
      </w:ins>
      <w:ins w:id="98" w:author="bodro" w:date="2026-09-29T10:02:12Z">
        <w:r>
          <w:rPr>
            <w:rFonts w:hint="default"/>
            <w:lang w:val="ru-RU"/>
          </w:rPr>
          <w:t xml:space="preserve">икаты </w:t>
        </w:r>
      </w:ins>
      <w:r>
        <w:br w:type="textWrapping"/>
      </w:r>
      <w:r>
        <w:t>4. Схема подтверждения соответствия —</w:t>
      </w:r>
      <w:ins w:id="99" w:author="bodro" w:date="2026-09-29T10:02:20Z">
        <w:r>
          <w:rPr>
            <w:rFonts w:hint="default"/>
            <w:lang w:val="ru-RU"/>
          </w:rPr>
          <w:t xml:space="preserve"> пере</w:t>
        </w:r>
      </w:ins>
      <w:ins w:id="100" w:author="bodro" w:date="2026-09-29T10:02:21Z">
        <w:r>
          <w:rPr>
            <w:rFonts w:hint="default"/>
            <w:lang w:val="ru-RU"/>
          </w:rPr>
          <w:t>чень дей</w:t>
        </w:r>
      </w:ins>
      <w:ins w:id="101" w:author="bodro" w:date="2026-09-29T10:02:23Z">
        <w:r>
          <w:rPr>
            <w:rFonts w:hint="default"/>
            <w:lang w:val="ru-RU"/>
          </w:rPr>
          <w:t>с</w:t>
        </w:r>
      </w:ins>
      <w:ins w:id="102" w:author="bodro" w:date="2026-09-29T10:02:24Z">
        <w:r>
          <w:rPr>
            <w:rFonts w:hint="default"/>
            <w:lang w:val="ru-RU"/>
          </w:rPr>
          <w:t>тви</w:t>
        </w:r>
      </w:ins>
      <w:ins w:id="103" w:author="bodro" w:date="2026-09-29T10:02:25Z">
        <w:r>
          <w:rPr>
            <w:rFonts w:hint="default"/>
            <w:lang w:val="ru-RU"/>
          </w:rPr>
          <w:t xml:space="preserve">й </w:t>
        </w:r>
      </w:ins>
      <w:ins w:id="104" w:author="bodro" w:date="2026-09-29T10:03:00Z">
        <w:r>
          <w:rPr>
            <w:rFonts w:hint="default"/>
            <w:lang w:val="ru-RU"/>
          </w:rPr>
          <w:t>до</w:t>
        </w:r>
      </w:ins>
      <w:ins w:id="105" w:author="bodro" w:date="2026-09-29T10:03:01Z">
        <w:r>
          <w:rPr>
            <w:rFonts w:hint="default"/>
            <w:lang w:val="ru-RU"/>
          </w:rPr>
          <w:t>ка</w:t>
        </w:r>
      </w:ins>
      <w:ins w:id="106" w:author="bodro" w:date="2026-09-29T10:03:02Z">
        <w:r>
          <w:rPr>
            <w:rFonts w:hint="default"/>
            <w:lang w:val="ru-RU"/>
          </w:rPr>
          <w:t>зывают</w:t>
        </w:r>
      </w:ins>
      <w:ins w:id="107" w:author="bodro" w:date="2026-09-29T10:03:03Z">
        <w:r>
          <w:rPr>
            <w:rFonts w:hint="default"/>
            <w:lang w:val="ru-RU"/>
          </w:rPr>
          <w:t xml:space="preserve"> </w:t>
        </w:r>
      </w:ins>
      <w:ins w:id="108" w:author="bodro" w:date="2026-09-29T10:03:04Z">
        <w:r>
          <w:rPr>
            <w:rFonts w:hint="default"/>
            <w:lang w:val="ru-RU"/>
          </w:rPr>
          <w:t>соот</w:t>
        </w:r>
      </w:ins>
      <w:ins w:id="109" w:author="bodro" w:date="2026-09-29T10:03:05Z">
        <w:r>
          <w:rPr>
            <w:rFonts w:hint="default"/>
            <w:lang w:val="ru-RU"/>
          </w:rPr>
          <w:t>ве</w:t>
        </w:r>
      </w:ins>
      <w:ins w:id="110" w:author="bodro" w:date="2026-09-29T10:03:06Z">
        <w:r>
          <w:rPr>
            <w:rFonts w:hint="default"/>
            <w:lang w:val="ru-RU"/>
          </w:rPr>
          <w:t>тсвие пр</w:t>
        </w:r>
      </w:ins>
      <w:ins w:id="111" w:author="bodro" w:date="2026-09-29T10:03:07Z">
        <w:r>
          <w:rPr>
            <w:rFonts w:hint="default"/>
            <w:lang w:val="ru-RU"/>
          </w:rPr>
          <w:t xml:space="preserve">одукта </w:t>
        </w:r>
      </w:ins>
      <w:r>
        <w:br w:type="textWrapping"/>
      </w:r>
      <w:r>
        <w:t>5. Аккредитация —</w:t>
      </w:r>
      <w:ins w:id="112" w:author="bodro" w:date="2026-09-29T10:03:34Z">
        <w:r>
          <w:rPr>
            <w:lang w:val="ru-RU"/>
          </w:rPr>
          <w:t>оф</w:t>
        </w:r>
      </w:ins>
      <w:ins w:id="113" w:author="bodro" w:date="2026-09-29T10:03:35Z">
        <w:r>
          <w:rPr>
            <w:lang w:val="ru-RU"/>
          </w:rPr>
          <w:t>ици</w:t>
        </w:r>
      </w:ins>
      <w:ins w:id="114" w:author="bodro" w:date="2026-09-29T10:03:36Z">
        <w:r>
          <w:rPr>
            <w:lang w:val="ru-RU"/>
          </w:rPr>
          <w:t>альное</w:t>
        </w:r>
      </w:ins>
      <w:ins w:id="115" w:author="bodro" w:date="2026-09-29T10:03:36Z">
        <w:r>
          <w:rPr>
            <w:rFonts w:hint="default"/>
            <w:lang w:val="ru-RU"/>
          </w:rPr>
          <w:t xml:space="preserve"> при</w:t>
        </w:r>
      </w:ins>
      <w:ins w:id="116" w:author="bodro" w:date="2026-09-29T10:03:37Z">
        <w:r>
          <w:rPr>
            <w:rFonts w:hint="default"/>
            <w:lang w:val="ru-RU"/>
          </w:rPr>
          <w:t xml:space="preserve">знание </w:t>
        </w:r>
      </w:ins>
      <w:ins w:id="117" w:author="bodro" w:date="2026-09-29T10:03:51Z">
        <w:r>
          <w:rPr>
            <w:rFonts w:hint="default"/>
            <w:lang w:val="ru-RU"/>
          </w:rPr>
          <w:t>компетентности</w:t>
        </w:r>
      </w:ins>
      <w:ins w:id="118" w:author="bodro" w:date="2026-09-29T10:03:47Z">
        <w:r>
          <w:rPr>
            <w:rFonts w:hint="default"/>
            <w:lang w:val="ru-RU"/>
          </w:rPr>
          <w:t xml:space="preserve"> ор</w:t>
        </w:r>
      </w:ins>
      <w:ins w:id="119" w:author="bodro" w:date="2026-09-29T10:03:48Z">
        <w:r>
          <w:rPr>
            <w:rFonts w:hint="default"/>
            <w:lang w:val="ru-RU"/>
          </w:rPr>
          <w:t xml:space="preserve">гана </w:t>
        </w:r>
      </w:ins>
      <w:r>
        <w:br w:type="textWrapping"/>
      </w:r>
      <w:r>
        <w:t>6. Унификация —</w:t>
      </w:r>
      <w:ins w:id="120" w:author="bodro" w:date="2026-09-29T10:05:56Z">
        <w:r>
          <w:rPr>
            <w:lang w:val="ru-RU"/>
          </w:rPr>
          <w:t>п</w:t>
        </w:r>
      </w:ins>
      <w:ins w:id="121" w:author="bodro" w:date="2026-09-29T10:05:57Z">
        <w:r>
          <w:rPr>
            <w:lang w:val="ru-RU"/>
          </w:rPr>
          <w:t>риведение</w:t>
        </w:r>
      </w:ins>
      <w:ins w:id="122" w:author="bodro" w:date="2026-09-29T10:05:58Z">
        <w:r>
          <w:rPr>
            <w:rFonts w:hint="default"/>
            <w:lang w:val="ru-RU"/>
          </w:rPr>
          <w:t xml:space="preserve"> о</w:t>
        </w:r>
      </w:ins>
      <w:ins w:id="123" w:author="bodro" w:date="2026-09-29T10:05:59Z">
        <w:r>
          <w:rPr>
            <w:rFonts w:hint="default"/>
            <w:lang w:val="ru-RU"/>
          </w:rPr>
          <w:t>бъе</w:t>
        </w:r>
      </w:ins>
      <w:ins w:id="124" w:author="bodro" w:date="2026-09-29T10:06:00Z">
        <w:r>
          <w:rPr>
            <w:rFonts w:hint="default"/>
            <w:lang w:val="ru-RU"/>
          </w:rPr>
          <w:t xml:space="preserve">ктов </w:t>
        </w:r>
      </w:ins>
      <w:ins w:id="125" w:author="bodro" w:date="2026-09-29T10:06:05Z">
        <w:r>
          <w:rPr>
            <w:rFonts w:hint="default"/>
            <w:lang w:val="ru-RU"/>
          </w:rPr>
          <w:t>одног</w:t>
        </w:r>
      </w:ins>
      <w:ins w:id="126" w:author="bodro" w:date="2026-09-29T10:06:06Z">
        <w:r>
          <w:rPr>
            <w:rFonts w:hint="default"/>
            <w:lang w:val="ru-RU"/>
          </w:rPr>
          <w:t>о наз</w:t>
        </w:r>
      </w:ins>
      <w:ins w:id="127" w:author="bodro" w:date="2026-09-29T10:06:07Z">
        <w:r>
          <w:rPr>
            <w:rFonts w:hint="default"/>
            <w:lang w:val="ru-RU"/>
          </w:rPr>
          <w:t>начени</w:t>
        </w:r>
      </w:ins>
      <w:ins w:id="128" w:author="bodro" w:date="2026-09-29T10:06:08Z">
        <w:r>
          <w:rPr>
            <w:rFonts w:hint="default"/>
            <w:lang w:val="ru-RU"/>
          </w:rPr>
          <w:t>я</w:t>
        </w:r>
      </w:ins>
      <w:ins w:id="129" w:author="bodro" w:date="2026-09-29T10:06:09Z">
        <w:r>
          <w:rPr>
            <w:rFonts w:hint="default"/>
            <w:lang w:val="ru-RU"/>
          </w:rPr>
          <w:t xml:space="preserve"> </w:t>
        </w:r>
      </w:ins>
      <w:ins w:id="130" w:author="bodro" w:date="2026-09-29T10:06:13Z">
        <w:r>
          <w:rPr>
            <w:rFonts w:hint="default"/>
            <w:lang w:val="ru-RU"/>
          </w:rPr>
          <w:t xml:space="preserve">к </w:t>
        </w:r>
      </w:ins>
      <w:ins w:id="131" w:author="bodro" w:date="2026-09-29T10:06:14Z">
        <w:r>
          <w:rPr>
            <w:rFonts w:hint="default"/>
            <w:lang w:val="ru-RU"/>
          </w:rPr>
          <w:t>един</w:t>
        </w:r>
      </w:ins>
      <w:ins w:id="132" w:author="bodro" w:date="2026-09-29T10:06:15Z">
        <w:r>
          <w:rPr>
            <w:rFonts w:hint="default"/>
            <w:lang w:val="ru-RU"/>
          </w:rPr>
          <w:t>образи</w:t>
        </w:r>
      </w:ins>
      <w:ins w:id="133" w:author="bodro" w:date="2026-09-29T10:06:17Z">
        <w:r>
          <w:rPr>
            <w:rFonts w:hint="default"/>
            <w:lang w:val="ru-RU"/>
          </w:rPr>
          <w:t>ю</w:t>
        </w:r>
      </w:ins>
      <w:r>
        <w:br w:type="textWrapping"/>
      </w:r>
      <w:r>
        <w:t>7. Технические условия (ТУ) —</w:t>
      </w:r>
      <w:ins w:id="134" w:author="bodro" w:date="2026-09-29T10:06:32Z">
        <w:r>
          <w:rPr>
            <w:lang w:val="ru-RU"/>
          </w:rPr>
          <w:t>докумен</w:t>
        </w:r>
      </w:ins>
      <w:ins w:id="135" w:author="bodro" w:date="2026-09-29T10:06:33Z">
        <w:r>
          <w:rPr>
            <w:lang w:val="ru-RU"/>
          </w:rPr>
          <w:t>т</w:t>
        </w:r>
      </w:ins>
      <w:ins w:id="136" w:author="bodro" w:date="2026-09-29T10:06:33Z">
        <w:r>
          <w:rPr>
            <w:rFonts w:hint="default"/>
            <w:lang w:val="ru-RU"/>
          </w:rPr>
          <w:t xml:space="preserve"> </w:t>
        </w:r>
      </w:ins>
      <w:ins w:id="137" w:author="bodro" w:date="2026-09-29T10:07:06Z">
        <w:r>
          <w:rPr>
            <w:rFonts w:hint="default"/>
            <w:lang w:val="ru-RU"/>
          </w:rPr>
          <w:t>которы</w:t>
        </w:r>
      </w:ins>
      <w:ins w:id="138" w:author="bodro" w:date="2026-09-29T10:07:07Z">
        <w:r>
          <w:rPr>
            <w:rFonts w:hint="default"/>
            <w:lang w:val="ru-RU"/>
          </w:rPr>
          <w:t xml:space="preserve">й </w:t>
        </w:r>
      </w:ins>
      <w:ins w:id="139" w:author="bodro" w:date="2026-09-29T10:07:16Z">
        <w:r>
          <w:rPr>
            <w:rFonts w:hint="default"/>
            <w:lang w:val="ru-RU"/>
          </w:rPr>
          <w:t>разраба</w:t>
        </w:r>
      </w:ins>
      <w:ins w:id="140" w:author="bodro" w:date="2026-09-29T10:07:17Z">
        <w:r>
          <w:rPr>
            <w:rFonts w:hint="default"/>
            <w:lang w:val="ru-RU"/>
          </w:rPr>
          <w:t xml:space="preserve">тывается </w:t>
        </w:r>
      </w:ins>
      <w:ins w:id="141" w:author="bodro" w:date="2026-09-29T10:07:18Z">
        <w:r>
          <w:rPr>
            <w:rFonts w:hint="default"/>
            <w:lang w:val="ru-RU"/>
          </w:rPr>
          <w:t>изгот</w:t>
        </w:r>
      </w:ins>
      <w:ins w:id="142" w:author="bodro" w:date="2026-09-29T10:07:19Z">
        <w:r>
          <w:rPr>
            <w:rFonts w:hint="default"/>
            <w:lang w:val="ru-RU"/>
          </w:rPr>
          <w:t>овитиелем</w:t>
        </w:r>
      </w:ins>
      <w:ins w:id="143" w:author="bodro" w:date="2026-09-29T10:07:20Z">
        <w:r>
          <w:rPr>
            <w:rFonts w:hint="default"/>
            <w:lang w:val="ru-RU"/>
          </w:rPr>
          <w:t xml:space="preserve"> если нет</w:t>
        </w:r>
      </w:ins>
      <w:ins w:id="144" w:author="bodro" w:date="2026-09-29T10:07:21Z">
        <w:r>
          <w:rPr>
            <w:rFonts w:hint="default"/>
            <w:lang w:val="ru-RU"/>
          </w:rPr>
          <w:t xml:space="preserve"> </w:t>
        </w:r>
      </w:ins>
      <w:ins w:id="145" w:author="bodro" w:date="2026-09-29T10:07:30Z">
        <w:r>
          <w:rPr>
            <w:rFonts w:hint="default"/>
            <w:lang w:val="ru-RU"/>
          </w:rPr>
          <w:t>по</w:t>
        </w:r>
      </w:ins>
      <w:ins w:id="146" w:author="bodro" w:date="2026-09-29T10:07:31Z">
        <w:r>
          <w:rPr>
            <w:rFonts w:hint="default"/>
            <w:lang w:val="ru-RU"/>
          </w:rPr>
          <w:t>дходя</w:t>
        </w:r>
      </w:ins>
      <w:ins w:id="147" w:author="bodro" w:date="2026-09-29T10:07:32Z">
        <w:r>
          <w:rPr>
            <w:rFonts w:hint="default"/>
            <w:lang w:val="ru-RU"/>
          </w:rPr>
          <w:t>щего ст</w:t>
        </w:r>
      </w:ins>
      <w:ins w:id="148" w:author="bodro" w:date="2026-09-29T10:07:33Z">
        <w:r>
          <w:rPr>
            <w:rFonts w:hint="default"/>
            <w:lang w:val="ru-RU"/>
          </w:rPr>
          <w:t>андар</w:t>
        </w:r>
      </w:ins>
      <w:ins w:id="149" w:author="bodro" w:date="2026-09-29T10:07:34Z">
        <w:r>
          <w:rPr>
            <w:rFonts w:hint="default"/>
            <w:lang w:val="ru-RU"/>
          </w:rPr>
          <w:t xml:space="preserve">та </w:t>
        </w:r>
      </w:ins>
      <w:r>
        <w:br w:type="textWrapping"/>
      </w:r>
      <w:r>
        <w:t>8. ЕСПД —</w:t>
      </w:r>
      <w:ins w:id="150" w:author="bodro" w:date="2026-09-29T10:08:22Z">
        <w:r>
          <w:rPr>
            <w:rFonts w:hint="default"/>
            <w:lang w:val="ru-RU"/>
          </w:rPr>
          <w:t xml:space="preserve"> ко</w:t>
        </w:r>
      </w:ins>
      <w:ins w:id="151" w:author="bodro" w:date="2026-09-29T10:08:23Z">
        <w:r>
          <w:rPr>
            <w:rFonts w:hint="default"/>
            <w:lang w:val="ru-RU"/>
          </w:rPr>
          <w:t>мп</w:t>
        </w:r>
      </w:ins>
      <w:ins w:id="152" w:author="bodro" w:date="2026-09-29T10:08:24Z">
        <w:r>
          <w:rPr>
            <w:rFonts w:hint="default"/>
            <w:lang w:val="ru-RU"/>
          </w:rPr>
          <w:t>лекс ст</w:t>
        </w:r>
      </w:ins>
      <w:ins w:id="153" w:author="bodro" w:date="2026-09-29T10:08:25Z">
        <w:r>
          <w:rPr>
            <w:rFonts w:hint="default"/>
            <w:lang w:val="ru-RU"/>
          </w:rPr>
          <w:t>андар</w:t>
        </w:r>
      </w:ins>
      <w:ins w:id="154" w:author="bodro" w:date="2026-09-29T10:08:26Z">
        <w:r>
          <w:rPr>
            <w:rFonts w:hint="default"/>
            <w:lang w:val="ru-RU"/>
          </w:rPr>
          <w:t xml:space="preserve">тов </w:t>
        </w:r>
      </w:ins>
      <w:ins w:id="155" w:author="bodro" w:date="2026-09-29T10:08:33Z">
        <w:r>
          <w:rPr>
            <w:rFonts w:hint="default"/>
            <w:lang w:val="ru-RU"/>
          </w:rPr>
          <w:t>с пра</w:t>
        </w:r>
      </w:ins>
      <w:ins w:id="156" w:author="bodro" w:date="2026-09-29T10:08:34Z">
        <w:r>
          <w:rPr>
            <w:rFonts w:hint="default"/>
            <w:lang w:val="ru-RU"/>
          </w:rPr>
          <w:t xml:space="preserve">вилами </w:t>
        </w:r>
      </w:ins>
      <w:ins w:id="157" w:author="bodro" w:date="2026-09-29T10:08:35Z">
        <w:r>
          <w:rPr>
            <w:rFonts w:hint="default"/>
            <w:lang w:val="ru-RU"/>
          </w:rPr>
          <w:t>разрабо</w:t>
        </w:r>
      </w:ins>
      <w:ins w:id="158" w:author="bodro" w:date="2026-09-29T10:08:36Z">
        <w:r>
          <w:rPr>
            <w:rFonts w:hint="default"/>
            <w:lang w:val="ru-RU"/>
          </w:rPr>
          <w:t>тки и офо</w:t>
        </w:r>
      </w:ins>
      <w:ins w:id="159" w:author="bodro" w:date="2026-09-29T10:08:37Z">
        <w:r>
          <w:rPr>
            <w:rFonts w:hint="default"/>
            <w:lang w:val="ru-RU"/>
          </w:rPr>
          <w:t>рмления</w:t>
        </w:r>
      </w:ins>
      <w:ins w:id="160" w:author="bodro" w:date="2026-09-29T10:08:38Z">
        <w:r>
          <w:rPr>
            <w:rFonts w:hint="default"/>
            <w:lang w:val="ru-RU"/>
          </w:rPr>
          <w:t xml:space="preserve"> </w:t>
        </w:r>
      </w:ins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В. Практические задания </w:t>
      </w:r>
      <w:r>
        <w:br w:type="textWrapping"/>
      </w:r>
      <w:r>
        <w:t xml:space="preserve"> </w:t>
      </w:r>
      <w:r>
        <w:br w:type="textWrapping"/>
      </w:r>
      <w:r>
        <w:t>Задание В1 Классификация стандартов</w:t>
      </w:r>
      <w:r>
        <w:br w:type="textWrapping"/>
      </w:r>
      <w:r>
        <w:br w:type="textWrapping"/>
      </w:r>
      <w:r>
        <w:t>Соотнесите стандарт с его видом. Заполните таблицу:</w:t>
      </w:r>
      <w:r>
        <w:br w:type="textWrapping"/>
      </w:r>
      <w:r>
        <w:br w:type="textWrapping"/>
      </w:r>
      <w:r>
        <w:t>Стандарт Вид стандарта (основополагающий / на продукцию / на процессы / на методы испытаний)</w:t>
      </w:r>
      <w:r>
        <w:br w:type="textWrapping"/>
      </w:r>
      <w:r>
        <w:t xml:space="preserve">ГОСТ Р 54872-2011 «ИКТ. Термины» </w:t>
      </w:r>
      <w:ins w:id="161" w:author="bodro" w:date="2026-09-29T10:09:15Z">
        <w:r>
          <w:rPr>
            <w:rFonts w:hint="default"/>
            <w:lang w:val="ru-RU"/>
          </w:rPr>
          <w:t>-</w:t>
        </w:r>
      </w:ins>
      <w:ins w:id="162" w:author="bodro" w:date="2026-09-29T10:09:16Z">
        <w:r>
          <w:rPr>
            <w:rFonts w:hint="default"/>
            <w:lang w:val="ru-RU"/>
          </w:rPr>
          <w:t xml:space="preserve"> </w:t>
        </w:r>
      </w:ins>
      <w:ins w:id="163" w:author="bodro" w:date="2026-09-29T10:09:29Z">
        <w:r>
          <w:rPr>
            <w:rFonts w:hint="default"/>
            <w:lang w:val="ru-RU"/>
          </w:rPr>
          <w:t>ос</w:t>
        </w:r>
      </w:ins>
      <w:ins w:id="164" w:author="bodro" w:date="2026-09-29T10:09:30Z">
        <w:r>
          <w:rPr>
            <w:rFonts w:hint="default"/>
            <w:lang w:val="ru-RU"/>
          </w:rPr>
          <w:t>но</w:t>
        </w:r>
      </w:ins>
      <w:ins w:id="165" w:author="bodro" w:date="2026-09-29T10:09:31Z">
        <w:r>
          <w:rPr>
            <w:rFonts w:hint="default"/>
            <w:lang w:val="ru-RU"/>
          </w:rPr>
          <w:t>вопол</w:t>
        </w:r>
      </w:ins>
      <w:ins w:id="166" w:author="bodro" w:date="2026-09-29T10:09:32Z">
        <w:r>
          <w:rPr>
            <w:rFonts w:hint="default"/>
            <w:lang w:val="ru-RU"/>
          </w:rPr>
          <w:t>огающ</w:t>
        </w:r>
      </w:ins>
      <w:ins w:id="167" w:author="bodro" w:date="2026-09-29T10:09:33Z">
        <w:r>
          <w:rPr>
            <w:rFonts w:hint="default"/>
            <w:lang w:val="ru-RU"/>
          </w:rPr>
          <w:t xml:space="preserve">ий </w:t>
        </w:r>
      </w:ins>
      <w:r>
        <w:br w:type="textWrapping"/>
      </w:r>
      <w:r>
        <w:t xml:space="preserve">ГОСТ 19.102-77 </w:t>
      </w:r>
      <w:ins w:id="168" w:author="bodro" w:date="2026-09-29T10:09:42Z">
        <w:r>
          <w:rPr>
            <w:lang w:val="ru-RU"/>
          </w:rPr>
          <w:t>н</w:t>
        </w:r>
      </w:ins>
      <w:ins w:id="169" w:author="bodro" w:date="2026-09-29T10:09:44Z">
        <w:r>
          <w:rPr>
            <w:lang w:val="ru-RU"/>
          </w:rPr>
          <w:t>а</w:t>
        </w:r>
      </w:ins>
      <w:ins w:id="170" w:author="bodro" w:date="2026-09-29T10:09:44Z">
        <w:r>
          <w:rPr>
            <w:rFonts w:hint="default"/>
            <w:lang w:val="ru-RU"/>
          </w:rPr>
          <w:t xml:space="preserve"> проце</w:t>
        </w:r>
      </w:ins>
      <w:ins w:id="171" w:author="bodro" w:date="2026-09-29T10:09:45Z">
        <w:r>
          <w:rPr>
            <w:rFonts w:hint="default"/>
            <w:lang w:val="ru-RU"/>
          </w:rPr>
          <w:t xml:space="preserve">ссы </w:t>
        </w:r>
      </w:ins>
      <w:r>
        <w:br w:type="textWrapping"/>
      </w:r>
      <w:r>
        <w:t xml:space="preserve">ГОСТ 34.601-90 </w:t>
      </w:r>
      <w:ins w:id="172" w:author="bodro" w:date="2026-09-29T10:11:01Z">
        <w:r>
          <w:rPr>
            <w:lang w:val="ru-RU"/>
          </w:rPr>
          <w:t>на</w:t>
        </w:r>
      </w:ins>
      <w:ins w:id="173" w:author="bodro" w:date="2026-09-29T10:11:01Z">
        <w:r>
          <w:rPr>
            <w:rFonts w:hint="default"/>
            <w:lang w:val="ru-RU"/>
          </w:rPr>
          <w:t xml:space="preserve"> проце</w:t>
        </w:r>
      </w:ins>
      <w:ins w:id="174" w:author="bodro" w:date="2026-09-29T10:11:02Z">
        <w:r>
          <w:rPr>
            <w:rFonts w:hint="default"/>
            <w:lang w:val="ru-RU"/>
          </w:rPr>
          <w:t xml:space="preserve">ссы </w:t>
        </w:r>
      </w:ins>
      <w:r>
        <w:br w:type="textWrapping"/>
      </w:r>
      <w:r>
        <w:t xml:space="preserve">ГОСТ 2.104-2006 </w:t>
      </w:r>
      <w:ins w:id="175" w:author="bodro" w:date="2026-09-29T10:11:07Z">
        <w:r>
          <w:rPr>
            <w:lang w:val="ru-RU"/>
          </w:rPr>
          <w:t>основ</w:t>
        </w:r>
      </w:ins>
      <w:ins w:id="176" w:author="bodro" w:date="2026-09-29T10:11:09Z">
        <w:r>
          <w:rPr>
            <w:lang w:val="ru-RU"/>
          </w:rPr>
          <w:t>опол</w:t>
        </w:r>
      </w:ins>
      <w:ins w:id="177" w:author="bodro" w:date="2026-09-29T10:11:10Z">
        <w:r>
          <w:rPr>
            <w:lang w:val="ru-RU"/>
          </w:rPr>
          <w:t>ага</w:t>
        </w:r>
      </w:ins>
      <w:ins w:id="178" w:author="bodro" w:date="2026-09-29T10:11:11Z">
        <w:r>
          <w:rPr>
            <w:lang w:val="ru-RU"/>
          </w:rPr>
          <w:t>ющий</w:t>
        </w:r>
      </w:ins>
      <w:ins w:id="179" w:author="bodro" w:date="2026-09-29T10:11:11Z">
        <w:r>
          <w:rPr>
            <w:rFonts w:hint="default"/>
            <w:lang w:val="ru-RU"/>
          </w:rPr>
          <w:t xml:space="preserve"> </w:t>
        </w:r>
      </w:ins>
      <w:r>
        <w:br w:type="textWrapping"/>
      </w:r>
      <w:r>
        <w:br w:type="textWrapping"/>
      </w:r>
      <w:r>
        <w:t>Вопрос: почему ГОСТ Р 54872-2011 имеет код ОКС 35.020? Что означает этот код?</w:t>
      </w:r>
      <w:r>
        <w:br w:type="textWrapping"/>
      </w:r>
      <w:r>
        <w:br w:type="textWrapping"/>
      </w:r>
      <w:r>
        <w:t>---</w:t>
      </w:r>
      <w:ins w:id="180" w:author="bodro" w:date="2026-09-29T10:12:24Z">
        <w:r>
          <w:rPr>
            <w:lang w:val="ru-RU"/>
          </w:rPr>
          <w:t>И</w:t>
        </w:r>
      </w:ins>
      <w:ins w:id="181" w:author="bodro" w:date="2026-09-29T10:12:25Z">
        <w:r>
          <w:rPr>
            <w:lang w:val="ru-RU"/>
          </w:rPr>
          <w:t>н</w:t>
        </w:r>
      </w:ins>
      <w:ins w:id="182" w:author="bodro" w:date="2026-09-29T10:12:26Z">
        <w:r>
          <w:rPr>
            <w:lang w:val="ru-RU"/>
          </w:rPr>
          <w:t>форма</w:t>
        </w:r>
      </w:ins>
      <w:ins w:id="183" w:author="bodro" w:date="2026-09-29T10:12:27Z">
        <w:r>
          <w:rPr>
            <w:lang w:val="ru-RU"/>
          </w:rPr>
          <w:t>ци</w:t>
        </w:r>
      </w:ins>
      <w:ins w:id="184" w:author="bodro" w:date="2026-09-29T10:12:28Z">
        <w:r>
          <w:rPr>
            <w:lang w:val="ru-RU"/>
          </w:rPr>
          <w:t>о</w:t>
        </w:r>
      </w:ins>
      <w:ins w:id="185" w:author="bodro" w:date="2026-09-29T10:12:29Z">
        <w:r>
          <w:rPr>
            <w:lang w:val="ru-RU"/>
          </w:rPr>
          <w:t>нные</w:t>
        </w:r>
      </w:ins>
      <w:ins w:id="186" w:author="bodro" w:date="2026-09-29T10:12:30Z">
        <w:r>
          <w:rPr>
            <w:rFonts w:hint="default"/>
            <w:lang w:val="ru-RU"/>
          </w:rPr>
          <w:t xml:space="preserve"> те</w:t>
        </w:r>
      </w:ins>
      <w:ins w:id="187" w:author="bodro" w:date="2026-09-29T10:12:31Z">
        <w:r>
          <w:rPr>
            <w:rFonts w:hint="default"/>
            <w:lang w:val="ru-RU"/>
          </w:rPr>
          <w:t>х</w:t>
        </w:r>
      </w:ins>
      <w:ins w:id="188" w:author="bodro" w:date="2026-09-29T10:12:33Z">
        <w:r>
          <w:rPr>
            <w:rFonts w:hint="default"/>
            <w:lang w:val="ru-RU"/>
          </w:rPr>
          <w:t xml:space="preserve">нологии </w:t>
        </w:r>
      </w:ins>
      <w:ins w:id="189" w:author="bodro" w:date="2026-09-29T10:12:46Z">
        <w:r>
          <w:rPr>
            <w:rFonts w:hint="default"/>
            <w:lang w:val="ru-RU"/>
          </w:rPr>
          <w:t xml:space="preserve"> отно</w:t>
        </w:r>
      </w:ins>
      <w:ins w:id="190" w:author="bodro" w:date="2026-09-29T10:12:47Z">
        <w:r>
          <w:rPr>
            <w:rFonts w:hint="default"/>
            <w:lang w:val="ru-RU"/>
          </w:rPr>
          <w:t>сится к о</w:t>
        </w:r>
      </w:ins>
      <w:ins w:id="191" w:author="bodro" w:date="2026-09-29T10:12:48Z">
        <w:r>
          <w:rPr>
            <w:rFonts w:hint="default"/>
            <w:lang w:val="ru-RU"/>
          </w:rPr>
          <w:t xml:space="preserve">бщим </w:t>
        </w:r>
      </w:ins>
      <w:ins w:id="192" w:author="bodro" w:date="2026-09-29T10:12:49Z">
        <w:r>
          <w:rPr>
            <w:rFonts w:hint="default"/>
            <w:lang w:val="ru-RU"/>
          </w:rPr>
          <w:t>вопро</w:t>
        </w:r>
      </w:ins>
      <w:ins w:id="193" w:author="bodro" w:date="2026-09-29T10:12:50Z">
        <w:r>
          <w:rPr>
            <w:rFonts w:hint="default"/>
            <w:lang w:val="ru-RU"/>
          </w:rPr>
          <w:t xml:space="preserve">сам </w:t>
        </w:r>
      </w:ins>
      <w:ins w:id="194" w:author="bodro" w:date="2026-09-29T10:13:08Z">
        <w:r>
          <w:rPr>
            <w:rFonts w:hint="default"/>
            <w:lang w:val="ru-RU"/>
          </w:rPr>
          <w:t>по</w:t>
        </w:r>
      </w:ins>
      <w:ins w:id="195" w:author="bodro" w:date="2026-09-29T10:13:10Z">
        <w:r>
          <w:rPr>
            <w:rFonts w:hint="default"/>
            <w:lang w:val="ru-RU"/>
          </w:rPr>
          <w:t>эотму</w:t>
        </w:r>
      </w:ins>
      <w:ins w:id="196" w:author="bodro" w:date="2026-09-29T10:13:11Z">
        <w:r>
          <w:rPr>
            <w:rFonts w:hint="default"/>
            <w:lang w:val="ru-RU"/>
          </w:rPr>
          <w:t xml:space="preserve"> и поулчи</w:t>
        </w:r>
      </w:ins>
      <w:ins w:id="197" w:author="bodro" w:date="2026-09-29T10:13:12Z">
        <w:r>
          <w:rPr>
            <w:rFonts w:hint="default"/>
            <w:lang w:val="ru-RU"/>
          </w:rPr>
          <w:t xml:space="preserve">л </w:t>
        </w:r>
      </w:ins>
      <w:ins w:id="198" w:author="bodro" w:date="2026-09-29T10:13:16Z">
        <w:r>
          <w:rPr>
            <w:rFonts w:hint="default"/>
            <w:lang w:val="ru-RU"/>
          </w:rPr>
          <w:t xml:space="preserve">такой </w:t>
        </w:r>
      </w:ins>
      <w:ins w:id="199" w:author="bodro" w:date="2026-09-29T10:13:12Z">
        <w:r>
          <w:rPr>
            <w:rFonts w:hint="default"/>
            <w:lang w:val="ru-RU"/>
          </w:rPr>
          <w:t>код</w:t>
        </w:r>
      </w:ins>
      <w:r>
        <w:br w:type="textWrapping"/>
      </w:r>
      <w:r>
        <w:br w:type="textWrapping"/>
      </w:r>
      <w:r>
        <w:t>Задание В2 . Схемы декларирования</w:t>
      </w:r>
      <w:r>
        <w:br w:type="textWrapping"/>
      </w:r>
      <w:r>
        <w:br w:type="textWrapping"/>
      </w:r>
      <w:r>
        <w:t>Вы — импортёр. Вам привезли партию из 100 USB-хабов из Китая для разовой продажи.</w:t>
      </w:r>
      <w:r>
        <w:br w:type="textWrapping"/>
      </w:r>
      <w:r>
        <w:br w:type="textWrapping"/>
      </w:r>
      <w:r>
        <w:t>а) Какую схему декларирования вы выберете: 3д или 4д? Обоснуйте.</w:t>
      </w:r>
    </w:p>
    <w:p w14:paraId="4580DAF5">
      <w:pPr>
        <w:pStyle w:val="5"/>
        <w:rPr>
          <w:ins w:id="200" w:author="bodro" w:date="2026-09-29T10:15:06Z"/>
          <w:rFonts w:hint="default"/>
          <w:lang w:val="ru-RU"/>
        </w:rPr>
      </w:pPr>
      <w:ins w:id="201" w:author="bodro" w:date="2026-09-29T10:13:48Z">
        <w:r>
          <w:rPr>
            <w:rFonts w:hint="default"/>
            <w:lang w:val="ru-RU"/>
          </w:rPr>
          <w:t>4Д</w:t>
        </w:r>
      </w:ins>
      <w:ins w:id="202" w:author="bodro" w:date="2026-09-29T10:14:37Z">
        <w:r>
          <w:rPr>
            <w:rFonts w:hint="default"/>
            <w:lang w:val="ru-RU"/>
          </w:rPr>
          <w:t xml:space="preserve"> -</w:t>
        </w:r>
      </w:ins>
      <w:ins w:id="203" w:author="bodro" w:date="2026-09-29T10:13:49Z">
        <w:r>
          <w:rPr>
            <w:rFonts w:hint="default"/>
            <w:lang w:val="ru-RU"/>
          </w:rPr>
          <w:t xml:space="preserve"> </w:t>
        </w:r>
      </w:ins>
      <w:ins w:id="204" w:author="bodro" w:date="2026-09-29T10:14:03Z">
        <w:r>
          <w:rPr>
            <w:rFonts w:hint="default"/>
            <w:lang w:val="ru-RU"/>
          </w:rPr>
          <w:t>тк пр</w:t>
        </w:r>
      </w:ins>
      <w:ins w:id="205" w:author="bodro" w:date="2026-09-29T10:14:04Z">
        <w:r>
          <w:rPr>
            <w:rFonts w:hint="default"/>
            <w:lang w:val="ru-RU"/>
          </w:rPr>
          <w:t>едн</w:t>
        </w:r>
      </w:ins>
      <w:ins w:id="206" w:author="bodro" w:date="2026-09-29T10:14:05Z">
        <w:r>
          <w:rPr>
            <w:rFonts w:hint="default"/>
            <w:lang w:val="ru-RU"/>
          </w:rPr>
          <w:t>озн</w:t>
        </w:r>
      </w:ins>
      <w:ins w:id="207" w:author="bodro" w:date="2026-09-29T10:14:06Z">
        <w:r>
          <w:rPr>
            <w:rFonts w:hint="default"/>
            <w:lang w:val="ru-RU"/>
          </w:rPr>
          <w:t xml:space="preserve">ачена </w:t>
        </w:r>
      </w:ins>
      <w:ins w:id="208" w:author="bodro" w:date="2026-09-29T10:14:07Z">
        <w:r>
          <w:rPr>
            <w:rFonts w:hint="default"/>
            <w:lang w:val="ru-RU"/>
          </w:rPr>
          <w:t>для па</w:t>
        </w:r>
      </w:ins>
      <w:ins w:id="209" w:author="bodro" w:date="2026-09-29T10:14:08Z">
        <w:r>
          <w:rPr>
            <w:rFonts w:hint="default"/>
            <w:lang w:val="ru-RU"/>
          </w:rPr>
          <w:t>ртии</w:t>
        </w:r>
      </w:ins>
      <w:ins w:id="210" w:author="bodro" w:date="2026-09-29T10:14:16Z">
        <w:r>
          <w:rPr>
            <w:rFonts w:hint="default"/>
            <w:lang w:val="ru-RU"/>
          </w:rPr>
          <w:t xml:space="preserve"> или</w:t>
        </w:r>
      </w:ins>
      <w:ins w:id="211" w:author="bodro" w:date="2026-09-29T10:14:17Z">
        <w:r>
          <w:rPr>
            <w:rFonts w:hint="default"/>
            <w:lang w:val="ru-RU"/>
          </w:rPr>
          <w:t xml:space="preserve"> </w:t>
        </w:r>
      </w:ins>
      <w:ins w:id="212" w:author="bodro" w:date="2026-09-29T10:14:26Z">
        <w:r>
          <w:rPr>
            <w:rFonts w:hint="default"/>
            <w:lang w:val="ru-RU"/>
          </w:rPr>
          <w:t>един</w:t>
        </w:r>
      </w:ins>
      <w:ins w:id="213" w:author="bodro" w:date="2026-09-29T10:14:27Z">
        <w:r>
          <w:rPr>
            <w:rFonts w:hint="default"/>
            <w:lang w:val="ru-RU"/>
          </w:rPr>
          <w:t>и</w:t>
        </w:r>
      </w:ins>
      <w:ins w:id="214" w:author="bodro" w:date="2026-09-29T10:14:28Z">
        <w:r>
          <w:rPr>
            <w:rFonts w:hint="default"/>
            <w:lang w:val="ru-RU"/>
          </w:rPr>
          <w:t>чного и</w:t>
        </w:r>
      </w:ins>
      <w:ins w:id="215" w:author="bodro" w:date="2026-09-29T10:14:29Z">
        <w:r>
          <w:rPr>
            <w:rFonts w:hint="default"/>
            <w:lang w:val="ru-RU"/>
          </w:rPr>
          <w:t>зделия</w:t>
        </w:r>
      </w:ins>
      <w:ins w:id="216" w:author="bodro" w:date="2026-09-29T10:14:47Z">
        <w:r>
          <w:rPr>
            <w:rFonts w:hint="default"/>
            <w:lang w:val="ru-RU"/>
          </w:rPr>
          <w:br w:type="textWrapping"/>
        </w:r>
      </w:ins>
      <w:ins w:id="217" w:author="bodro" w:date="2026-09-29T10:14:48Z">
        <w:r>
          <w:rPr>
            <w:rFonts w:hint="default"/>
            <w:lang w:val="ru-RU"/>
          </w:rPr>
          <w:t xml:space="preserve">3д </w:t>
        </w:r>
      </w:ins>
      <w:ins w:id="218" w:author="bodro" w:date="2026-09-29T10:14:51Z">
        <w:r>
          <w:rPr>
            <w:rFonts w:hint="default"/>
            <w:lang w:val="ru-RU"/>
          </w:rPr>
          <w:t>не</w:t>
        </w:r>
      </w:ins>
      <w:ins w:id="219" w:author="bodro" w:date="2026-09-29T10:14:52Z">
        <w:r>
          <w:rPr>
            <w:rFonts w:hint="default"/>
            <w:lang w:val="ru-RU"/>
          </w:rPr>
          <w:t xml:space="preserve"> под</w:t>
        </w:r>
      </w:ins>
      <w:ins w:id="220" w:author="bodro" w:date="2026-09-29T10:14:53Z">
        <w:r>
          <w:rPr>
            <w:rFonts w:hint="default"/>
            <w:lang w:val="ru-RU"/>
          </w:rPr>
          <w:t>ходит по</w:t>
        </w:r>
      </w:ins>
      <w:ins w:id="221" w:author="bodro" w:date="2026-09-29T10:14:54Z">
        <w:r>
          <w:rPr>
            <w:rFonts w:hint="default"/>
            <w:lang w:val="ru-RU"/>
          </w:rPr>
          <w:t xml:space="preserve">тому что </w:t>
        </w:r>
      </w:ins>
      <w:ins w:id="222" w:author="bodro" w:date="2026-09-29T10:14:58Z">
        <w:r>
          <w:rPr>
            <w:rFonts w:hint="default"/>
            <w:lang w:val="ru-RU"/>
          </w:rPr>
          <w:t>напра</w:t>
        </w:r>
      </w:ins>
      <w:ins w:id="223" w:author="bodro" w:date="2026-09-29T10:14:59Z">
        <w:r>
          <w:rPr>
            <w:rFonts w:hint="default"/>
            <w:lang w:val="ru-RU"/>
          </w:rPr>
          <w:t>влена</w:t>
        </w:r>
      </w:ins>
      <w:ins w:id="224" w:author="bodro" w:date="2026-09-29T10:15:00Z">
        <w:r>
          <w:rPr>
            <w:rFonts w:hint="default"/>
            <w:lang w:val="ru-RU"/>
          </w:rPr>
          <w:t xml:space="preserve"> для</w:t>
        </w:r>
      </w:ins>
      <w:ins w:id="225" w:author="bodro" w:date="2026-09-29T10:15:02Z">
        <w:r>
          <w:rPr>
            <w:rFonts w:hint="default"/>
            <w:lang w:val="ru-RU"/>
          </w:rPr>
          <w:t xml:space="preserve"> серийн</w:t>
        </w:r>
      </w:ins>
      <w:ins w:id="226" w:author="bodro" w:date="2026-09-29T10:15:03Z">
        <w:r>
          <w:rPr>
            <w:rFonts w:hint="default"/>
            <w:lang w:val="ru-RU"/>
          </w:rPr>
          <w:t>ого вып</w:t>
        </w:r>
      </w:ins>
      <w:ins w:id="227" w:author="bodro" w:date="2026-09-29T10:15:04Z">
        <w:r>
          <w:rPr>
            <w:rFonts w:hint="default"/>
            <w:lang w:val="ru-RU"/>
          </w:rPr>
          <w:t xml:space="preserve">уска </w:t>
        </w:r>
      </w:ins>
    </w:p>
    <w:p w14:paraId="0662A2BC">
      <w:pPr>
        <w:pStyle w:val="5"/>
        <w:rPr>
          <w:ins w:id="228" w:author="bodro" w:date="2026-09-29T10:15:16Z"/>
        </w:rPr>
      </w:pPr>
      <w:r>
        <w:br w:type="textWrapping"/>
      </w:r>
      <w:r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20023556">
      <w:pPr>
        <w:pStyle w:val="5"/>
        <w:rPr>
          <w:ins w:id="229" w:author="bodro" w:date="2026-09-29T10:15:28Z"/>
          <w:rFonts w:hint="default"/>
          <w:lang w:val="ru-RU"/>
        </w:rPr>
      </w:pPr>
      <w:ins w:id="230" w:author="bodro" w:date="2026-09-29T10:15:17Z">
        <w:r>
          <w:rPr>
            <w:lang w:val="ru-RU"/>
          </w:rPr>
          <w:t>О</w:t>
        </w:r>
      </w:ins>
      <w:ins w:id="231" w:author="bodro" w:date="2026-09-29T10:15:18Z">
        <w:r>
          <w:rPr>
            <w:lang w:val="ru-RU"/>
          </w:rPr>
          <w:t>преде</w:t>
        </w:r>
      </w:ins>
      <w:ins w:id="232" w:author="bodro" w:date="2026-09-29T10:15:19Z">
        <w:r>
          <w:rPr>
            <w:lang w:val="ru-RU"/>
          </w:rPr>
          <w:t>лить</w:t>
        </w:r>
      </w:ins>
      <w:ins w:id="233" w:author="bodro" w:date="2026-09-29T10:15:19Z">
        <w:r>
          <w:rPr>
            <w:rFonts w:hint="default"/>
            <w:lang w:val="ru-RU"/>
          </w:rPr>
          <w:t xml:space="preserve"> по ко</w:t>
        </w:r>
      </w:ins>
      <w:ins w:id="234" w:author="bodro" w:date="2026-09-29T10:15:20Z">
        <w:r>
          <w:rPr>
            <w:rFonts w:hint="default"/>
            <w:lang w:val="ru-RU"/>
          </w:rPr>
          <w:t xml:space="preserve">ду </w:t>
        </w:r>
      </w:ins>
    </w:p>
    <w:p w14:paraId="00F59B4D">
      <w:pPr>
        <w:pStyle w:val="5"/>
        <w:rPr>
          <w:ins w:id="235" w:author="bodro" w:date="2026-09-29T10:15:30Z"/>
          <w:rFonts w:hint="default"/>
          <w:lang w:val="ru-RU"/>
        </w:rPr>
      </w:pPr>
      <w:ins w:id="236" w:author="bodro" w:date="2026-09-29T10:15:28Z">
        <w:r>
          <w:rPr>
            <w:rFonts w:hint="default"/>
            <w:lang w:val="ru-RU"/>
          </w:rPr>
          <w:t>Собра</w:t>
        </w:r>
      </w:ins>
      <w:ins w:id="237" w:author="bodro" w:date="2026-09-29T10:15:29Z">
        <w:r>
          <w:rPr>
            <w:rFonts w:hint="default"/>
            <w:lang w:val="ru-RU"/>
          </w:rPr>
          <w:t>ть доку</w:t>
        </w:r>
      </w:ins>
      <w:ins w:id="238" w:author="bodro" w:date="2026-09-29T10:15:30Z">
        <w:r>
          <w:rPr>
            <w:rFonts w:hint="default"/>
            <w:lang w:val="ru-RU"/>
          </w:rPr>
          <w:t>менты</w:t>
        </w:r>
      </w:ins>
    </w:p>
    <w:p w14:paraId="77D4D813">
      <w:pPr>
        <w:pStyle w:val="5"/>
        <w:rPr>
          <w:ins w:id="239" w:author="bodro" w:date="2026-09-29T10:16:08Z"/>
          <w:rFonts w:hint="default"/>
          <w:lang w:val="ru-RU"/>
        </w:rPr>
      </w:pPr>
      <w:ins w:id="240" w:author="bodro" w:date="2026-09-29T10:15:41Z">
        <w:r>
          <w:rPr>
            <w:rFonts w:hint="default"/>
            <w:lang w:val="ru-RU"/>
          </w:rPr>
          <w:t>Офо</w:t>
        </w:r>
      </w:ins>
      <w:ins w:id="241" w:author="bodro" w:date="2026-09-29T10:15:42Z">
        <w:r>
          <w:rPr>
            <w:rFonts w:hint="default"/>
            <w:lang w:val="ru-RU"/>
          </w:rPr>
          <w:t>рмит</w:t>
        </w:r>
      </w:ins>
      <w:ins w:id="242" w:author="bodro" w:date="2026-09-29T10:15:43Z">
        <w:r>
          <w:rPr>
            <w:rFonts w:hint="default"/>
            <w:lang w:val="ru-RU"/>
          </w:rPr>
          <w:t>ь</w:t>
        </w:r>
      </w:ins>
      <w:ins w:id="243" w:author="bodro" w:date="2026-09-29T10:15:44Z">
        <w:r>
          <w:rPr>
            <w:rFonts w:hint="default"/>
            <w:lang w:val="ru-RU"/>
          </w:rPr>
          <w:t xml:space="preserve"> и подпи</w:t>
        </w:r>
      </w:ins>
      <w:ins w:id="244" w:author="bodro" w:date="2026-09-29T10:15:45Z">
        <w:r>
          <w:rPr>
            <w:rFonts w:hint="default"/>
            <w:lang w:val="ru-RU"/>
          </w:rPr>
          <w:t xml:space="preserve">сать </w:t>
        </w:r>
      </w:ins>
      <w:ins w:id="245" w:author="bodro" w:date="2026-09-29T10:16:01Z">
        <w:r>
          <w:rPr>
            <w:rFonts w:hint="default"/>
            <w:lang w:val="ru-RU"/>
          </w:rPr>
          <w:t>протоко</w:t>
        </w:r>
      </w:ins>
      <w:ins w:id="246" w:author="bodro" w:date="2026-09-29T10:16:02Z">
        <w:r>
          <w:rPr>
            <w:rFonts w:hint="default"/>
            <w:lang w:val="ru-RU"/>
          </w:rPr>
          <w:t xml:space="preserve">лы </w:t>
        </w:r>
      </w:ins>
      <w:ins w:id="247" w:author="bodro" w:date="2026-09-29T10:16:03Z">
        <w:r>
          <w:rPr>
            <w:rFonts w:hint="default"/>
            <w:lang w:val="ru-RU"/>
          </w:rPr>
          <w:t>докумен</w:t>
        </w:r>
      </w:ins>
      <w:ins w:id="248" w:author="bodro" w:date="2026-09-29T10:16:04Z">
        <w:r>
          <w:rPr>
            <w:rFonts w:hint="default"/>
            <w:lang w:val="ru-RU"/>
          </w:rPr>
          <w:t xml:space="preserve">ты и </w:t>
        </w:r>
      </w:ins>
      <w:ins w:id="249" w:author="bodro" w:date="2026-09-29T10:16:05Z">
        <w:r>
          <w:rPr>
            <w:rFonts w:hint="default"/>
            <w:lang w:val="ru-RU"/>
          </w:rPr>
          <w:t xml:space="preserve">тд </w:t>
        </w:r>
      </w:ins>
    </w:p>
    <w:p w14:paraId="6D724CE8">
      <w:pPr>
        <w:pStyle w:val="5"/>
        <w:rPr>
          <w:ins w:id="250" w:author="bodro" w:date="2026-09-29T10:16:52Z"/>
          <w:rFonts w:hint="default"/>
          <w:lang w:val="ru-RU"/>
        </w:rPr>
      </w:pPr>
      <w:ins w:id="251" w:author="bodro" w:date="2026-09-29T10:16:37Z">
        <w:r>
          <w:rPr>
            <w:lang w:val="ru-RU"/>
          </w:rPr>
          <w:t>По</w:t>
        </w:r>
      </w:ins>
      <w:ins w:id="252" w:author="bodro" w:date="2026-09-29T10:16:39Z">
        <w:r>
          <w:rPr>
            <w:lang w:val="ru-RU"/>
          </w:rPr>
          <w:t>лучить</w:t>
        </w:r>
      </w:ins>
      <w:ins w:id="253" w:author="bodro" w:date="2026-09-29T10:16:39Z">
        <w:r>
          <w:rPr>
            <w:rFonts w:hint="default"/>
            <w:lang w:val="ru-RU"/>
          </w:rPr>
          <w:t xml:space="preserve"> </w:t>
        </w:r>
      </w:ins>
      <w:ins w:id="254" w:author="bodro" w:date="2026-09-29T10:16:40Z">
        <w:r>
          <w:rPr>
            <w:rFonts w:hint="default"/>
            <w:lang w:val="ru-RU"/>
          </w:rPr>
          <w:t>рег</w:t>
        </w:r>
      </w:ins>
      <w:ins w:id="255" w:author="bodro" w:date="2026-09-29T10:16:42Z">
        <w:r>
          <w:rPr>
            <w:rFonts w:hint="default"/>
            <w:lang w:val="ru-RU"/>
          </w:rPr>
          <w:t>ис</w:t>
        </w:r>
      </w:ins>
      <w:ins w:id="256" w:author="bodro" w:date="2026-09-29T10:16:43Z">
        <w:r>
          <w:rPr>
            <w:rFonts w:hint="default"/>
            <w:lang w:val="ru-RU"/>
          </w:rPr>
          <w:t>тра</w:t>
        </w:r>
      </w:ins>
      <w:ins w:id="257" w:author="bodro" w:date="2026-09-29T10:16:44Z">
        <w:r>
          <w:rPr>
            <w:rFonts w:hint="default"/>
            <w:lang w:val="ru-RU"/>
          </w:rPr>
          <w:t xml:space="preserve">ционный </w:t>
        </w:r>
      </w:ins>
      <w:ins w:id="258" w:author="bodro" w:date="2026-09-29T10:16:45Z">
        <w:r>
          <w:rPr>
            <w:rFonts w:hint="default"/>
            <w:lang w:val="ru-RU"/>
          </w:rPr>
          <w:t>номер</w:t>
        </w:r>
      </w:ins>
      <w:ins w:id="259" w:author="bodro" w:date="2026-09-29T10:16:46Z">
        <w:r>
          <w:rPr>
            <w:rFonts w:hint="default"/>
            <w:lang w:val="ru-RU"/>
          </w:rPr>
          <w:t xml:space="preserve"> </w:t>
        </w:r>
      </w:ins>
    </w:p>
    <w:p w14:paraId="632CB41A">
      <w:pPr>
        <w:pStyle w:val="5"/>
        <w:rPr>
          <w:ins w:id="260" w:author="bodro" w:date="2026-09-29T10:17:01Z"/>
          <w:rFonts w:hint="default"/>
          <w:lang w:val="ru-RU"/>
        </w:rPr>
      </w:pPr>
      <w:ins w:id="261" w:author="bodro" w:date="2026-09-29T10:16:53Z">
        <w:r>
          <w:rPr>
            <w:rFonts w:hint="default"/>
            <w:lang w:val="ru-RU"/>
          </w:rPr>
          <w:t xml:space="preserve">Нанести </w:t>
        </w:r>
      </w:ins>
      <w:ins w:id="262" w:author="bodro" w:date="2026-09-29T10:16:54Z">
        <w:r>
          <w:rPr>
            <w:rFonts w:hint="default"/>
            <w:lang w:val="ru-RU"/>
          </w:rPr>
          <w:t>занк е</w:t>
        </w:r>
      </w:ins>
      <w:ins w:id="263" w:author="bodro" w:date="2026-09-29T10:16:55Z">
        <w:r>
          <w:rPr>
            <w:rFonts w:hint="default"/>
            <w:lang w:val="ru-RU"/>
          </w:rPr>
          <w:t>ас</w:t>
        </w:r>
      </w:ins>
    </w:p>
    <w:p w14:paraId="486CDCAB">
      <w:pPr>
        <w:pStyle w:val="5"/>
        <w:rPr>
          <w:ins w:id="264" w:author="bodro" w:date="2026-09-29T10:18:11Z"/>
        </w:rPr>
      </w:pPr>
      <w:r>
        <w:br w:type="textWrapping"/>
      </w:r>
      <w:r>
        <w:t>в) Что произойдёт, если вы выберете неверную схему?</w:t>
      </w:r>
      <w:r>
        <w:br w:type="textWrapping"/>
      </w:r>
      <w:r>
        <w:br w:type="textWrapping"/>
      </w:r>
      <w:r>
        <w:t>---</w:t>
      </w:r>
      <w:ins w:id="265" w:author="bodro" w:date="2026-09-29T10:17:14Z">
        <w:r>
          <w:rPr>
            <w:lang w:val="ru-RU"/>
          </w:rPr>
          <w:t>отказ</w:t>
        </w:r>
      </w:ins>
      <w:ins w:id="266" w:author="bodro" w:date="2026-09-29T10:17:15Z">
        <w:r>
          <w:rPr>
            <w:rFonts w:hint="default"/>
            <w:lang w:val="ru-RU"/>
          </w:rPr>
          <w:t xml:space="preserve"> </w:t>
        </w:r>
      </w:ins>
      <w:ins w:id="267" w:author="bodro" w:date="2026-09-29T10:17:35Z">
        <w:r>
          <w:rPr>
            <w:rFonts w:hint="default"/>
            <w:lang w:val="ru-RU"/>
          </w:rPr>
          <w:t>и</w:t>
        </w:r>
      </w:ins>
      <w:ins w:id="268" w:author="bodro" w:date="2026-09-29T10:17:36Z">
        <w:r>
          <w:rPr>
            <w:rFonts w:hint="default"/>
            <w:lang w:val="ru-RU"/>
          </w:rPr>
          <w:t>ли призна</w:t>
        </w:r>
      </w:ins>
      <w:ins w:id="269" w:author="bodro" w:date="2026-09-29T10:17:37Z">
        <w:r>
          <w:rPr>
            <w:rFonts w:hint="default"/>
            <w:lang w:val="ru-RU"/>
          </w:rPr>
          <w:t xml:space="preserve">ние </w:t>
        </w:r>
      </w:ins>
      <w:ins w:id="270" w:author="bodro" w:date="2026-09-29T10:17:38Z">
        <w:r>
          <w:rPr>
            <w:rFonts w:hint="default"/>
            <w:lang w:val="ru-RU"/>
          </w:rPr>
          <w:t>недей</w:t>
        </w:r>
      </w:ins>
      <w:ins w:id="271" w:author="bodro" w:date="2026-09-29T10:17:39Z">
        <w:r>
          <w:rPr>
            <w:rFonts w:hint="default"/>
            <w:lang w:val="ru-RU"/>
          </w:rPr>
          <w:t>стви</w:t>
        </w:r>
      </w:ins>
      <w:ins w:id="272" w:author="bodro" w:date="2026-09-29T10:17:40Z">
        <w:r>
          <w:rPr>
            <w:rFonts w:hint="default"/>
            <w:lang w:val="ru-RU"/>
          </w:rPr>
          <w:t xml:space="preserve">тельным </w:t>
        </w:r>
      </w:ins>
      <w:ins w:id="273" w:author="bodro" w:date="2026-09-29T10:18:00Z">
        <w:r>
          <w:rPr>
            <w:rFonts w:hint="default"/>
            <w:lang w:val="ru-RU"/>
          </w:rPr>
          <w:t xml:space="preserve"> </w:t>
        </w:r>
      </w:ins>
      <w:r>
        <w:br w:type="textWrapping"/>
      </w:r>
      <w:r>
        <w:br w:type="textWrapping"/>
      </w:r>
      <w:r>
        <w:t>Задание В3 . Маркировка и штрихкод</w:t>
      </w:r>
      <w:r>
        <w:br w:type="textWrapping"/>
      </w:r>
      <w:r>
        <w:br w:type="textWrapping"/>
      </w:r>
      <w:r>
        <w:t>Дана упаковка с маркировкой: EAC | 4601234567890</w:t>
      </w:r>
      <w:r>
        <w:br w:type="textWrapping"/>
      </w:r>
      <w:r>
        <w:br w:type="textWrapping"/>
      </w:r>
      <w:r>
        <w:t>а) Что означает знак EAC? В рамках какого регламента он наносится на электронику?</w:t>
      </w:r>
    </w:p>
    <w:p w14:paraId="630E7A6F">
      <w:pPr>
        <w:pStyle w:val="5"/>
        <w:rPr>
          <w:ins w:id="274" w:author="bodro" w:date="2026-09-29T10:19:21Z"/>
          <w:rFonts w:hint="default"/>
          <w:lang w:val="ru-RU"/>
        </w:rPr>
      </w:pPr>
      <w:ins w:id="275" w:author="bodro" w:date="2026-09-29T10:18:13Z">
        <w:r>
          <w:rPr>
            <w:lang w:val="ru-RU"/>
          </w:rPr>
          <w:t>ЕА</w:t>
        </w:r>
      </w:ins>
      <w:ins w:id="276" w:author="bodro" w:date="2026-09-29T10:18:14Z">
        <w:r>
          <w:rPr>
            <w:lang w:val="ru-RU"/>
          </w:rPr>
          <w:t>С</w:t>
        </w:r>
      </w:ins>
      <w:ins w:id="277" w:author="bodro" w:date="2026-09-29T10:18:14Z">
        <w:r>
          <w:rPr>
            <w:rFonts w:hint="default"/>
            <w:lang w:val="ru-RU"/>
          </w:rPr>
          <w:t xml:space="preserve"> </w:t>
        </w:r>
      </w:ins>
      <w:ins w:id="278" w:author="bodro" w:date="2026-09-29T10:18:15Z">
        <w:r>
          <w:rPr>
            <w:rFonts w:hint="default"/>
            <w:lang w:val="ru-RU"/>
          </w:rPr>
          <w:t xml:space="preserve">- </w:t>
        </w:r>
      </w:ins>
      <w:ins w:id="279" w:author="bodro" w:date="2026-09-29T10:18:25Z">
        <w:r>
          <w:rPr>
            <w:rFonts w:hint="default"/>
            <w:lang w:val="ru-RU"/>
          </w:rPr>
          <w:t>единны</w:t>
        </w:r>
      </w:ins>
      <w:ins w:id="280" w:author="bodro" w:date="2026-09-29T10:18:26Z">
        <w:r>
          <w:rPr>
            <w:rFonts w:hint="default"/>
            <w:lang w:val="ru-RU"/>
          </w:rPr>
          <w:t>й знае</w:t>
        </w:r>
      </w:ins>
      <w:ins w:id="281" w:author="bodro" w:date="2026-09-29T10:18:27Z">
        <w:r>
          <w:rPr>
            <w:rFonts w:hint="default"/>
            <w:lang w:val="ru-RU"/>
          </w:rPr>
          <w:t xml:space="preserve"> обр</w:t>
        </w:r>
      </w:ins>
      <w:ins w:id="282" w:author="bodro" w:date="2026-09-29T10:18:28Z">
        <w:r>
          <w:rPr>
            <w:rFonts w:hint="default"/>
            <w:lang w:val="ru-RU"/>
          </w:rPr>
          <w:t>а</w:t>
        </w:r>
      </w:ins>
      <w:ins w:id="283" w:author="bodro" w:date="2026-09-29T10:18:32Z">
        <w:r>
          <w:rPr>
            <w:rFonts w:hint="default"/>
            <w:lang w:val="ru-RU"/>
          </w:rPr>
          <w:t>щ</w:t>
        </w:r>
      </w:ins>
      <w:ins w:id="284" w:author="bodro" w:date="2026-09-29T10:18:28Z">
        <w:r>
          <w:rPr>
            <w:rFonts w:hint="default"/>
            <w:lang w:val="ru-RU"/>
          </w:rPr>
          <w:t xml:space="preserve">ения </w:t>
        </w:r>
      </w:ins>
      <w:ins w:id="285" w:author="bodro" w:date="2026-09-29T10:18:37Z">
        <w:r>
          <w:rPr>
            <w:rFonts w:hint="default"/>
            <w:lang w:val="ru-RU"/>
          </w:rPr>
          <w:t>проду</w:t>
        </w:r>
      </w:ins>
      <w:ins w:id="286" w:author="bodro" w:date="2026-09-29T10:18:38Z">
        <w:r>
          <w:rPr>
            <w:rFonts w:hint="default"/>
            <w:lang w:val="ru-RU"/>
          </w:rPr>
          <w:t>кции на р</w:t>
        </w:r>
      </w:ins>
      <w:ins w:id="287" w:author="bodro" w:date="2026-09-29T10:18:39Z">
        <w:r>
          <w:rPr>
            <w:rFonts w:hint="default"/>
            <w:lang w:val="ru-RU"/>
          </w:rPr>
          <w:t xml:space="preserve">ынке </w:t>
        </w:r>
      </w:ins>
      <w:ins w:id="288" w:author="bodro" w:date="2026-09-29T10:18:56Z">
        <w:r>
          <w:rPr>
            <w:rFonts w:hint="default"/>
            <w:lang w:val="ru-RU"/>
          </w:rPr>
          <w:t>подт</w:t>
        </w:r>
      </w:ins>
      <w:ins w:id="289" w:author="bodro" w:date="2026-09-29T10:18:57Z">
        <w:r>
          <w:rPr>
            <w:rFonts w:hint="default"/>
            <w:lang w:val="ru-RU"/>
          </w:rPr>
          <w:t>верждае</w:t>
        </w:r>
      </w:ins>
      <w:ins w:id="290" w:author="bodro" w:date="2026-09-29T10:18:58Z">
        <w:r>
          <w:rPr>
            <w:rFonts w:hint="default"/>
            <w:lang w:val="ru-RU"/>
          </w:rPr>
          <w:t>т соот</w:t>
        </w:r>
      </w:ins>
      <w:ins w:id="291" w:author="bodro" w:date="2026-09-29T10:18:59Z">
        <w:r>
          <w:rPr>
            <w:rFonts w:hint="default"/>
            <w:lang w:val="ru-RU"/>
          </w:rPr>
          <w:t>ветсие</w:t>
        </w:r>
      </w:ins>
      <w:ins w:id="292" w:author="bodro" w:date="2026-09-29T10:19:00Z">
        <w:r>
          <w:rPr>
            <w:rFonts w:hint="default"/>
            <w:lang w:val="ru-RU"/>
          </w:rPr>
          <w:t xml:space="preserve"> </w:t>
        </w:r>
      </w:ins>
      <w:ins w:id="293" w:author="bodro" w:date="2026-09-29T10:19:03Z">
        <w:r>
          <w:rPr>
            <w:rFonts w:hint="default"/>
            <w:lang w:val="ru-RU"/>
          </w:rPr>
          <w:t>те</w:t>
        </w:r>
      </w:ins>
      <w:ins w:id="294" w:author="bodro" w:date="2026-09-29T10:19:04Z">
        <w:r>
          <w:rPr>
            <w:rFonts w:hint="default"/>
            <w:lang w:val="ru-RU"/>
          </w:rPr>
          <w:t>х</w:t>
        </w:r>
      </w:ins>
      <w:ins w:id="295" w:author="bodro" w:date="2026-09-29T10:19:05Z">
        <w:r>
          <w:rPr>
            <w:rFonts w:hint="default"/>
            <w:lang w:val="ru-RU"/>
          </w:rPr>
          <w:t>регламен</w:t>
        </w:r>
      </w:ins>
      <w:ins w:id="296" w:author="bodro" w:date="2026-09-29T10:19:06Z">
        <w:r>
          <w:rPr>
            <w:rFonts w:hint="default"/>
            <w:lang w:val="ru-RU"/>
          </w:rPr>
          <w:t xml:space="preserve">та </w:t>
        </w:r>
      </w:ins>
      <w:r>
        <w:br w:type="textWrapping"/>
      </w:r>
      <w:r>
        <w:t>б) Расшифруйте штрихкод EAN-13: определите страну-производителя по первым цифрам (460–469).</w:t>
      </w:r>
      <w:ins w:id="297" w:author="bodro" w:date="2026-09-29T10:19:20Z">
        <w:r>
          <w:rPr>
            <w:rFonts w:hint="default"/>
            <w:lang w:val="ru-RU"/>
          </w:rPr>
          <w:t xml:space="preserve"> </w:t>
        </w:r>
      </w:ins>
    </w:p>
    <w:p w14:paraId="0DF0A62E">
      <w:pPr>
        <w:pStyle w:val="5"/>
        <w:rPr>
          <w:ins w:id="298" w:author="bodro" w:date="2026-09-29T10:20:10Z"/>
        </w:rPr>
      </w:pPr>
      <w:ins w:id="299" w:author="bodro" w:date="2026-09-29T10:19:28Z">
        <w:r>
          <w:rPr>
            <w:rFonts w:hint="default"/>
            <w:lang w:val="ru-RU"/>
          </w:rPr>
          <w:t>4</w:t>
        </w:r>
      </w:ins>
      <w:ins w:id="300" w:author="bodro" w:date="2026-09-29T10:19:29Z">
        <w:r>
          <w:rPr>
            <w:rFonts w:hint="default"/>
            <w:lang w:val="ru-RU"/>
          </w:rPr>
          <w:t>6</w:t>
        </w:r>
      </w:ins>
      <w:ins w:id="301" w:author="bodro" w:date="2026-09-29T10:19:25Z">
        <w:r>
          <w:rPr>
            <w:rFonts w:hint="default"/>
            <w:lang w:val="ru-RU"/>
          </w:rPr>
          <w:t>0</w:t>
        </w:r>
      </w:ins>
      <w:ins w:id="302" w:author="bodro" w:date="2026-09-29T10:19:30Z">
        <w:r>
          <w:rPr>
            <w:rFonts w:hint="default"/>
            <w:lang w:val="ru-RU"/>
          </w:rPr>
          <w:t xml:space="preserve"> - </w:t>
        </w:r>
      </w:ins>
      <w:ins w:id="303" w:author="bodro" w:date="2026-09-29T10:19:31Z">
        <w:r>
          <w:rPr>
            <w:rFonts w:hint="default"/>
            <w:lang w:val="ru-RU"/>
          </w:rPr>
          <w:t>Рос</w:t>
        </w:r>
      </w:ins>
      <w:ins w:id="304" w:author="bodro" w:date="2026-09-29T10:19:32Z">
        <w:r>
          <w:rPr>
            <w:rFonts w:hint="default"/>
            <w:lang w:val="ru-RU"/>
          </w:rPr>
          <w:t>си</w:t>
        </w:r>
      </w:ins>
      <w:ins w:id="305" w:author="bodro" w:date="2026-09-29T10:19:33Z">
        <w:r>
          <w:rPr>
            <w:rFonts w:hint="default"/>
            <w:lang w:val="ru-RU"/>
          </w:rPr>
          <w:t xml:space="preserve">я </w:t>
        </w:r>
      </w:ins>
      <w:ins w:id="306" w:author="bodro" w:date="2026-09-29T10:19:44Z">
        <w:r>
          <w:rPr>
            <w:rFonts w:hint="default"/>
            <w:lang w:val="ru-RU"/>
          </w:rPr>
          <w:t>показыва</w:t>
        </w:r>
      </w:ins>
      <w:ins w:id="307" w:author="bodro" w:date="2026-09-29T10:19:45Z">
        <w:r>
          <w:rPr>
            <w:rFonts w:hint="default"/>
            <w:lang w:val="ru-RU"/>
          </w:rPr>
          <w:t>ет где вы</w:t>
        </w:r>
      </w:ins>
      <w:ins w:id="308" w:author="bodro" w:date="2026-09-29T10:19:46Z">
        <w:r>
          <w:rPr>
            <w:rFonts w:hint="default"/>
            <w:lang w:val="ru-RU"/>
          </w:rPr>
          <w:t>дан ко</w:t>
        </w:r>
      </w:ins>
      <w:ins w:id="309" w:author="bodro" w:date="2026-09-29T10:19:47Z">
        <w:r>
          <w:rPr>
            <w:rFonts w:hint="default"/>
            <w:lang w:val="ru-RU"/>
          </w:rPr>
          <w:t xml:space="preserve">д </w:t>
        </w:r>
      </w:ins>
      <w:r>
        <w:br w:type="textWrapping"/>
      </w:r>
      <w:r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18B7CA10">
      <w:pPr>
        <w:pStyle w:val="5"/>
        <w:rPr>
          <w:ins w:id="310" w:author="bodro" w:date="2026-09-29T10:21:06Z"/>
          <w:rFonts w:hint="default"/>
          <w:lang w:val="ru-RU"/>
        </w:rPr>
      </w:pPr>
      <w:ins w:id="311" w:author="bodro" w:date="2026-09-29T10:20:12Z">
        <w:r>
          <w:rPr>
            <w:rFonts w:hint="default"/>
            <w:lang w:val="ru-RU"/>
          </w:rPr>
          <w:t>6</w:t>
        </w:r>
      </w:ins>
      <w:ins w:id="312" w:author="bodro" w:date="2026-09-29T10:20:13Z">
        <w:r>
          <w:rPr>
            <w:rFonts w:hint="default"/>
            <w:lang w:val="ru-RU"/>
          </w:rPr>
          <w:t xml:space="preserve"> + </w:t>
        </w:r>
      </w:ins>
      <w:ins w:id="313" w:author="bodro" w:date="2026-09-29T10:20:14Z">
        <w:r>
          <w:rPr>
            <w:rFonts w:hint="default"/>
            <w:lang w:val="ru-RU"/>
          </w:rPr>
          <w:t xml:space="preserve">1 </w:t>
        </w:r>
      </w:ins>
      <w:ins w:id="314" w:author="bodro" w:date="2026-09-29T10:20:20Z">
        <w:r>
          <w:rPr>
            <w:rFonts w:hint="default"/>
            <w:lang w:val="ru-RU"/>
          </w:rPr>
          <w:t>+</w:t>
        </w:r>
      </w:ins>
      <w:ins w:id="315" w:author="bodro" w:date="2026-09-29T10:20:21Z">
        <w:r>
          <w:rPr>
            <w:rFonts w:hint="default"/>
            <w:lang w:val="ru-RU"/>
          </w:rPr>
          <w:t xml:space="preserve"> 3 +</w:t>
        </w:r>
      </w:ins>
      <w:ins w:id="316" w:author="bodro" w:date="2026-09-29T10:20:22Z">
        <w:r>
          <w:rPr>
            <w:rFonts w:hint="default"/>
            <w:lang w:val="ru-RU"/>
          </w:rPr>
          <w:t xml:space="preserve"> 5 </w:t>
        </w:r>
      </w:ins>
      <w:ins w:id="317" w:author="bodro" w:date="2026-09-29T10:20:25Z">
        <w:r>
          <w:rPr>
            <w:rFonts w:hint="default"/>
            <w:lang w:val="ru-RU"/>
          </w:rPr>
          <w:t>+</w:t>
        </w:r>
      </w:ins>
      <w:ins w:id="318" w:author="bodro" w:date="2026-09-29T10:20:31Z">
        <w:r>
          <w:rPr>
            <w:rFonts w:hint="default"/>
            <w:lang w:val="ru-RU"/>
          </w:rPr>
          <w:t xml:space="preserve"> </w:t>
        </w:r>
      </w:ins>
      <w:ins w:id="319" w:author="bodro" w:date="2026-09-29T10:20:25Z">
        <w:r>
          <w:rPr>
            <w:rFonts w:hint="default"/>
            <w:lang w:val="ru-RU"/>
          </w:rPr>
          <w:t>7</w:t>
        </w:r>
      </w:ins>
      <w:ins w:id="320" w:author="bodro" w:date="2026-09-29T10:20:26Z">
        <w:r>
          <w:rPr>
            <w:rFonts w:hint="default"/>
            <w:lang w:val="ru-RU"/>
          </w:rPr>
          <w:t xml:space="preserve"> +</w:t>
        </w:r>
      </w:ins>
      <w:ins w:id="321" w:author="bodro" w:date="2026-09-29T10:20:32Z">
        <w:r>
          <w:rPr>
            <w:rFonts w:hint="default"/>
            <w:lang w:val="ru-RU"/>
          </w:rPr>
          <w:t xml:space="preserve"> 9 </w:t>
        </w:r>
      </w:ins>
      <w:ins w:id="322" w:author="bodro" w:date="2026-09-29T10:20:36Z">
        <w:r>
          <w:rPr>
            <w:rFonts w:hint="default"/>
            <w:lang w:val="ru-RU"/>
          </w:rPr>
          <w:t xml:space="preserve">= </w:t>
        </w:r>
      </w:ins>
      <w:ins w:id="323" w:author="bodro" w:date="2026-09-29T10:20:37Z">
        <w:r>
          <w:rPr>
            <w:rFonts w:hint="default"/>
            <w:lang w:val="ru-RU"/>
          </w:rPr>
          <w:t xml:space="preserve">31 </w:t>
        </w:r>
      </w:ins>
      <w:ins w:id="324" w:author="bodro" w:date="2026-09-29T10:20:58Z">
        <w:r>
          <w:rPr>
            <w:rFonts w:hint="default"/>
            <w:lang w:val="ru-RU"/>
          </w:rPr>
          <w:t xml:space="preserve">х 3 </w:t>
        </w:r>
      </w:ins>
      <w:ins w:id="325" w:author="bodro" w:date="2026-09-29T10:20:59Z">
        <w:r>
          <w:rPr>
            <w:rFonts w:hint="default"/>
            <w:lang w:val="ru-RU"/>
          </w:rPr>
          <w:t xml:space="preserve">= </w:t>
        </w:r>
      </w:ins>
      <w:ins w:id="326" w:author="bodro" w:date="2026-09-29T10:21:01Z">
        <w:r>
          <w:rPr>
            <w:rFonts w:hint="default"/>
            <w:lang w:val="ru-RU"/>
          </w:rPr>
          <w:t>9</w:t>
        </w:r>
      </w:ins>
      <w:ins w:id="327" w:author="bodro" w:date="2026-09-29T10:21:02Z">
        <w:r>
          <w:rPr>
            <w:rFonts w:hint="default"/>
            <w:lang w:val="ru-RU"/>
          </w:rPr>
          <w:t xml:space="preserve">3 </w:t>
        </w:r>
      </w:ins>
    </w:p>
    <w:p w14:paraId="7E9655F8">
      <w:pPr>
        <w:pStyle w:val="5"/>
        <w:rPr>
          <w:ins w:id="328" w:author="bodro" w:date="2026-09-29T10:23:13Z"/>
          <w:rFonts w:hint="default"/>
          <w:lang w:val="ru-RU"/>
        </w:rPr>
      </w:pPr>
      <w:ins w:id="329" w:author="bodro" w:date="2026-09-29T10:21:09Z">
        <w:r>
          <w:rPr>
            <w:rFonts w:hint="default"/>
            <w:lang w:val="ru-RU"/>
          </w:rPr>
          <w:t>4</w:t>
        </w:r>
      </w:ins>
      <w:ins w:id="330" w:author="bodro" w:date="2026-09-29T10:21:40Z">
        <w:r>
          <w:rPr>
            <w:rFonts w:hint="default"/>
            <w:lang w:val="ru-RU"/>
          </w:rPr>
          <w:t xml:space="preserve"> </w:t>
        </w:r>
      </w:ins>
      <w:ins w:id="331" w:author="bodro" w:date="2026-09-29T10:21:14Z">
        <w:r>
          <w:rPr>
            <w:rFonts w:hint="default"/>
            <w:lang w:val="ru-RU"/>
          </w:rPr>
          <w:t>+</w:t>
        </w:r>
      </w:ins>
      <w:ins w:id="332" w:author="bodro" w:date="2026-09-29T10:21:41Z">
        <w:r>
          <w:rPr>
            <w:rFonts w:hint="default"/>
            <w:lang w:val="ru-RU"/>
          </w:rPr>
          <w:t xml:space="preserve"> </w:t>
        </w:r>
      </w:ins>
      <w:ins w:id="333" w:author="bodro" w:date="2026-09-29T10:21:19Z">
        <w:r>
          <w:rPr>
            <w:rFonts w:hint="default"/>
            <w:lang w:val="ru-RU"/>
          </w:rPr>
          <w:t>0</w:t>
        </w:r>
      </w:ins>
      <w:ins w:id="334" w:author="bodro" w:date="2026-09-29T10:21:20Z">
        <w:r>
          <w:rPr>
            <w:rFonts w:hint="default"/>
            <w:lang w:val="ru-RU"/>
          </w:rPr>
          <w:t xml:space="preserve"> </w:t>
        </w:r>
      </w:ins>
      <w:ins w:id="335" w:author="bodro" w:date="2026-09-29T10:21:22Z">
        <w:r>
          <w:rPr>
            <w:rFonts w:hint="default"/>
            <w:lang w:val="ru-RU"/>
          </w:rPr>
          <w:t xml:space="preserve">+ </w:t>
        </w:r>
      </w:ins>
      <w:ins w:id="336" w:author="bodro" w:date="2026-09-29T10:21:23Z">
        <w:r>
          <w:rPr>
            <w:rFonts w:hint="default"/>
            <w:lang w:val="ru-RU"/>
          </w:rPr>
          <w:t xml:space="preserve">2 </w:t>
        </w:r>
      </w:ins>
      <w:ins w:id="337" w:author="bodro" w:date="2026-09-29T10:21:26Z">
        <w:r>
          <w:rPr>
            <w:rFonts w:hint="default"/>
            <w:lang w:val="ru-RU"/>
          </w:rPr>
          <w:t xml:space="preserve">+ </w:t>
        </w:r>
      </w:ins>
      <w:ins w:id="338" w:author="bodro" w:date="2026-09-29T10:21:27Z">
        <w:r>
          <w:rPr>
            <w:rFonts w:hint="default"/>
            <w:lang w:val="ru-RU"/>
          </w:rPr>
          <w:t xml:space="preserve">4 </w:t>
        </w:r>
      </w:ins>
      <w:ins w:id="339" w:author="bodro" w:date="2026-09-29T10:21:30Z">
        <w:r>
          <w:rPr>
            <w:rFonts w:hint="default"/>
            <w:lang w:val="ru-RU"/>
          </w:rPr>
          <w:t xml:space="preserve">+6 </w:t>
        </w:r>
      </w:ins>
      <w:ins w:id="340" w:author="bodro" w:date="2026-09-29T10:21:31Z">
        <w:r>
          <w:rPr>
            <w:rFonts w:hint="default"/>
            <w:lang w:val="ru-RU"/>
          </w:rPr>
          <w:t xml:space="preserve">+ 8 </w:t>
        </w:r>
      </w:ins>
      <w:ins w:id="341" w:author="bodro" w:date="2026-09-29T10:21:43Z">
        <w:r>
          <w:rPr>
            <w:rFonts w:hint="default"/>
            <w:lang w:val="ru-RU"/>
          </w:rPr>
          <w:t xml:space="preserve">= </w:t>
        </w:r>
      </w:ins>
      <w:ins w:id="342" w:author="bodro" w:date="2026-09-29T10:21:45Z">
        <w:r>
          <w:rPr>
            <w:rFonts w:hint="default"/>
            <w:lang w:val="ru-RU"/>
          </w:rPr>
          <w:t xml:space="preserve">24 </w:t>
        </w:r>
      </w:ins>
      <w:ins w:id="343" w:author="bodro" w:date="2026-09-29T10:21:52Z">
        <w:r>
          <w:rPr>
            <w:rFonts w:hint="default"/>
            <w:lang w:val="ru-RU"/>
          </w:rPr>
          <w:t>+</w:t>
        </w:r>
      </w:ins>
      <w:ins w:id="344" w:author="bodro" w:date="2026-09-29T10:21:53Z">
        <w:r>
          <w:rPr>
            <w:rFonts w:hint="default"/>
            <w:lang w:val="ru-RU"/>
          </w:rPr>
          <w:t xml:space="preserve"> 93</w:t>
        </w:r>
      </w:ins>
      <w:ins w:id="345" w:author="bodro" w:date="2026-09-29T10:21:54Z">
        <w:r>
          <w:rPr>
            <w:rFonts w:hint="default"/>
            <w:lang w:val="ru-RU"/>
          </w:rPr>
          <w:t xml:space="preserve"> </w:t>
        </w:r>
      </w:ins>
      <w:ins w:id="346" w:author="bodro" w:date="2026-09-29T10:21:55Z">
        <w:r>
          <w:rPr>
            <w:rFonts w:hint="default"/>
            <w:lang w:val="ru-RU"/>
          </w:rPr>
          <w:t xml:space="preserve">= </w:t>
        </w:r>
      </w:ins>
      <w:ins w:id="347" w:author="bodro" w:date="2026-09-29T10:22:02Z">
        <w:r>
          <w:rPr>
            <w:rFonts w:hint="default"/>
            <w:lang w:val="ru-RU"/>
          </w:rPr>
          <w:t>11</w:t>
        </w:r>
      </w:ins>
      <w:ins w:id="348" w:author="bodro" w:date="2026-09-29T10:22:03Z">
        <w:r>
          <w:rPr>
            <w:rFonts w:hint="default"/>
            <w:lang w:val="ru-RU"/>
          </w:rPr>
          <w:t xml:space="preserve">7 </w:t>
        </w:r>
      </w:ins>
    </w:p>
    <w:p w14:paraId="48DDCF77">
      <w:pPr>
        <w:pStyle w:val="5"/>
        <w:rPr>
          <w:ins w:id="349" w:author="bodro" w:date="2026-09-29T10:24:36Z"/>
        </w:rPr>
      </w:pPr>
      <w:ins w:id="350" w:author="bodro" w:date="2026-09-29T10:23:25Z">
        <w:r>
          <w:rPr>
            <w:rFonts w:hint="default"/>
            <w:lang w:val="ru-RU"/>
          </w:rPr>
          <w:t>Ближ к</w:t>
        </w:r>
      </w:ins>
      <w:ins w:id="351" w:author="bodro" w:date="2026-09-29T10:23:26Z">
        <w:r>
          <w:rPr>
            <w:rFonts w:hint="default"/>
            <w:lang w:val="ru-RU"/>
          </w:rPr>
          <w:t>ртаное</w:t>
        </w:r>
      </w:ins>
      <w:ins w:id="352" w:author="bodro" w:date="2026-09-29T10:23:27Z">
        <w:r>
          <w:rPr>
            <w:rFonts w:hint="default"/>
            <w:lang w:val="ru-RU"/>
          </w:rPr>
          <w:t xml:space="preserve"> </w:t>
        </w:r>
      </w:ins>
      <w:ins w:id="353" w:author="bodro" w:date="2026-09-29T10:23:15Z">
        <w:r>
          <w:rPr>
            <w:rFonts w:hint="default"/>
            <w:lang w:val="ru-RU"/>
          </w:rPr>
          <w:t xml:space="preserve">10 </w:t>
        </w:r>
      </w:ins>
      <w:ins w:id="354" w:author="bodro" w:date="2026-09-29T10:23:17Z">
        <w:r>
          <w:rPr>
            <w:rFonts w:hint="default"/>
            <w:lang w:val="en-US"/>
          </w:rPr>
          <w:t>: 12</w:t>
        </w:r>
      </w:ins>
      <w:ins w:id="355" w:author="bodro" w:date="2026-09-29T10:23:18Z">
        <w:r>
          <w:rPr>
            <w:rFonts w:hint="default"/>
            <w:lang w:val="en-US"/>
          </w:rPr>
          <w:t>0</w:t>
        </w:r>
      </w:ins>
      <w:ins w:id="356" w:author="bodro" w:date="2026-09-29T10:23:39Z">
        <w:r>
          <w:rPr>
            <w:rFonts w:hint="default"/>
            <w:lang w:val="ru-RU"/>
          </w:rPr>
          <w:t xml:space="preserve"> </w:t>
        </w:r>
      </w:ins>
      <w:ins w:id="357" w:author="bodro" w:date="2026-09-29T10:23:40Z">
        <w:r>
          <w:rPr>
            <w:rFonts w:hint="default"/>
            <w:lang w:val="ru-RU"/>
          </w:rPr>
          <w:t xml:space="preserve">- </w:t>
        </w:r>
      </w:ins>
      <w:ins w:id="358" w:author="bodro" w:date="2026-09-29T10:23:41Z">
        <w:r>
          <w:rPr>
            <w:rFonts w:hint="default"/>
            <w:lang w:val="ru-RU"/>
          </w:rPr>
          <w:t>1</w:t>
        </w:r>
      </w:ins>
      <w:ins w:id="359" w:author="bodro" w:date="2026-09-29T10:23:53Z">
        <w:r>
          <w:rPr>
            <w:rFonts w:hint="default"/>
            <w:lang w:val="ru-RU"/>
          </w:rPr>
          <w:t>1</w:t>
        </w:r>
      </w:ins>
      <w:ins w:id="360" w:author="bodro" w:date="2026-09-29T10:23:41Z">
        <w:r>
          <w:rPr>
            <w:rFonts w:hint="default"/>
            <w:lang w:val="ru-RU"/>
          </w:rPr>
          <w:t xml:space="preserve">7 </w:t>
        </w:r>
      </w:ins>
      <w:ins w:id="361" w:author="bodro" w:date="2026-09-29T10:23:42Z">
        <w:r>
          <w:rPr>
            <w:rFonts w:hint="default"/>
            <w:lang w:val="ru-RU"/>
          </w:rPr>
          <w:t xml:space="preserve">= </w:t>
        </w:r>
      </w:ins>
      <w:ins w:id="362" w:author="bodro" w:date="2026-09-29T10:22:35Z">
        <w:r>
          <w:rPr>
            <w:rFonts w:hint="default"/>
            <w:lang w:val="ru-RU"/>
          </w:rPr>
          <w:t xml:space="preserve"> 3</w:t>
        </w:r>
      </w:ins>
      <w:ins w:id="363" w:author="bodro" w:date="2026-09-29T10:22:36Z">
        <w:r>
          <w:rPr>
            <w:rFonts w:hint="default"/>
            <w:lang w:val="ru-RU"/>
          </w:rPr>
          <w:t xml:space="preserve"> </w:t>
        </w:r>
      </w:ins>
      <w:ins w:id="364" w:author="bodro" w:date="2026-09-29T10:22:27Z">
        <w:r>
          <w:rPr>
            <w:rFonts w:hint="default"/>
            <w:lang w:val="ru-RU"/>
          </w:rPr>
          <w:t>н</w:t>
        </w:r>
      </w:ins>
      <w:ins w:id="365" w:author="bodro" w:date="2026-09-29T10:22:28Z">
        <w:r>
          <w:rPr>
            <w:rFonts w:hint="default"/>
            <w:lang w:val="ru-RU"/>
          </w:rPr>
          <w:t>е сов</w:t>
        </w:r>
      </w:ins>
      <w:ins w:id="366" w:author="bodro" w:date="2026-09-29T10:22:29Z">
        <w:r>
          <w:rPr>
            <w:rFonts w:hint="default"/>
            <w:lang w:val="ru-RU"/>
          </w:rPr>
          <w:t xml:space="preserve">падает </w:t>
        </w:r>
      </w:ins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Задание В4 . Документы по ГОСТ 19</w:t>
      </w:r>
      <w:r>
        <w:br w:type="textWrapping"/>
      </w:r>
      <w:r>
        <w:br w:type="textWrapping"/>
      </w:r>
      <w:r>
        <w:t>Вам нужно разработать мобильное приложение «Трекер привычек».</w:t>
      </w:r>
      <w:r>
        <w:br w:type="textWrapping"/>
      </w:r>
      <w:r>
        <w:br w:type="textWrapping"/>
      </w:r>
      <w:r>
        <w:t>а) Составьте шаблон ТЗ по ГОСТ 19.201-78 — перечислите 7 разделов (только названия).</w:t>
      </w:r>
    </w:p>
    <w:p w14:paraId="44D3AA78">
      <w:pPr>
        <w:pStyle w:val="5"/>
        <w:numPr>
          <w:ilvl w:val="0"/>
          <w:numId w:val="1"/>
          <w:ins w:id="368" w:author="bodro" w:date="2026-09-29T10:24:38Z"/>
        </w:numPr>
        <w:rPr>
          <w:ins w:id="369" w:author="bodro" w:date="2026-09-29T10:24:46Z"/>
        </w:rPr>
        <w:pPrChange w:id="367" w:author="bodro" w:date="2026-09-29T10:24:38Z">
          <w:pPr>
            <w:pStyle w:val="5"/>
          </w:pPr>
        </w:pPrChange>
      </w:pPr>
      <w:ins w:id="370" w:author="bodro" w:date="2026-09-29T10:24:39Z">
        <w:r>
          <w:rPr>
            <w:lang w:val="ru-RU"/>
          </w:rPr>
          <w:t>В</w:t>
        </w:r>
      </w:ins>
      <w:ins w:id="371" w:author="bodro" w:date="2026-09-29T10:24:40Z">
        <w:r>
          <w:rPr>
            <w:lang w:val="ru-RU"/>
          </w:rPr>
          <w:t>веде</w:t>
        </w:r>
      </w:ins>
      <w:ins w:id="372" w:author="bodro" w:date="2026-09-29T10:24:41Z">
        <w:r>
          <w:rPr>
            <w:lang w:val="ru-RU"/>
          </w:rPr>
          <w:t>ние</w:t>
        </w:r>
      </w:ins>
      <w:ins w:id="373" w:author="bodro" w:date="2026-09-29T10:24:41Z">
        <w:r>
          <w:rPr>
            <w:rFonts w:hint="default"/>
            <w:lang w:val="ru-RU"/>
          </w:rPr>
          <w:t xml:space="preserve"> </w:t>
        </w:r>
      </w:ins>
    </w:p>
    <w:p w14:paraId="182B17B0">
      <w:pPr>
        <w:pStyle w:val="5"/>
        <w:numPr>
          <w:ilvl w:val="0"/>
          <w:numId w:val="1"/>
          <w:ins w:id="375" w:author="bodro" w:date="2026-09-29T10:24:38Z"/>
        </w:numPr>
        <w:rPr>
          <w:ins w:id="376" w:author="bodro" w:date="2026-09-29T10:24:55Z"/>
        </w:rPr>
        <w:pPrChange w:id="374" w:author="bodro" w:date="2026-09-29T10:24:38Z">
          <w:pPr>
            <w:pStyle w:val="5"/>
          </w:pPr>
        </w:pPrChange>
      </w:pPr>
      <w:ins w:id="377" w:author="bodro" w:date="2026-09-29T10:24:51Z">
        <w:r>
          <w:rPr>
            <w:lang w:val="ru-RU"/>
          </w:rPr>
          <w:t>Осн</w:t>
        </w:r>
      </w:ins>
      <w:ins w:id="378" w:author="bodro" w:date="2026-09-29T10:24:52Z">
        <w:r>
          <w:rPr>
            <w:lang w:val="ru-RU"/>
          </w:rPr>
          <w:t>ования</w:t>
        </w:r>
      </w:ins>
      <w:ins w:id="379" w:author="bodro" w:date="2026-09-29T10:24:52Z">
        <w:r>
          <w:rPr>
            <w:rFonts w:hint="default"/>
            <w:lang w:val="ru-RU"/>
          </w:rPr>
          <w:t xml:space="preserve"> д</w:t>
        </w:r>
      </w:ins>
      <w:ins w:id="380" w:author="bodro" w:date="2026-09-29T10:24:53Z">
        <w:r>
          <w:rPr>
            <w:rFonts w:hint="default"/>
            <w:lang w:val="ru-RU"/>
          </w:rPr>
          <w:t>ля раз</w:t>
        </w:r>
      </w:ins>
      <w:ins w:id="381" w:author="bodro" w:date="2026-09-29T10:24:54Z">
        <w:r>
          <w:rPr>
            <w:rFonts w:hint="default"/>
            <w:lang w:val="ru-RU"/>
          </w:rPr>
          <w:t>работ</w:t>
        </w:r>
      </w:ins>
      <w:ins w:id="382" w:author="bodro" w:date="2026-09-29T10:24:55Z">
        <w:r>
          <w:rPr>
            <w:rFonts w:hint="default"/>
            <w:lang w:val="ru-RU"/>
          </w:rPr>
          <w:t xml:space="preserve">ки </w:t>
        </w:r>
      </w:ins>
    </w:p>
    <w:p w14:paraId="6C5F69EC">
      <w:pPr>
        <w:pStyle w:val="5"/>
        <w:numPr>
          <w:ilvl w:val="0"/>
          <w:numId w:val="1"/>
          <w:ins w:id="384" w:author="bodro" w:date="2026-09-29T10:24:38Z"/>
        </w:numPr>
        <w:rPr>
          <w:ins w:id="385" w:author="bodro" w:date="2026-09-29T10:25:06Z"/>
        </w:rPr>
        <w:pPrChange w:id="383" w:author="bodro" w:date="2026-09-29T10:24:38Z">
          <w:pPr>
            <w:pStyle w:val="5"/>
          </w:pPr>
        </w:pPrChange>
      </w:pPr>
      <w:ins w:id="386" w:author="bodro" w:date="2026-09-29T10:24:59Z">
        <w:r>
          <w:rPr>
            <w:rFonts w:hint="default"/>
            <w:lang w:val="ru-RU"/>
          </w:rPr>
          <w:t>Н</w:t>
        </w:r>
      </w:ins>
      <w:ins w:id="387" w:author="bodro" w:date="2026-09-29T10:25:00Z">
        <w:r>
          <w:rPr>
            <w:rFonts w:hint="default"/>
            <w:lang w:val="ru-RU"/>
          </w:rPr>
          <w:t>аз</w:t>
        </w:r>
      </w:ins>
      <w:ins w:id="388" w:author="bodro" w:date="2026-09-29T10:25:01Z">
        <w:r>
          <w:rPr>
            <w:rFonts w:hint="default"/>
            <w:lang w:val="ru-RU"/>
          </w:rPr>
          <w:t>на</w:t>
        </w:r>
      </w:ins>
      <w:ins w:id="389" w:author="bodro" w:date="2026-09-29T10:25:02Z">
        <w:r>
          <w:rPr>
            <w:rFonts w:hint="default"/>
            <w:lang w:val="ru-RU"/>
          </w:rPr>
          <w:t>чения для</w:t>
        </w:r>
      </w:ins>
      <w:ins w:id="390" w:author="bodro" w:date="2026-09-29T10:25:03Z">
        <w:r>
          <w:rPr>
            <w:rFonts w:hint="default"/>
            <w:lang w:val="ru-RU"/>
          </w:rPr>
          <w:t xml:space="preserve"> разр</w:t>
        </w:r>
      </w:ins>
      <w:ins w:id="391" w:author="bodro" w:date="2026-09-29T10:25:04Z">
        <w:r>
          <w:rPr>
            <w:rFonts w:hint="default"/>
            <w:lang w:val="ru-RU"/>
          </w:rPr>
          <w:t>а</w:t>
        </w:r>
      </w:ins>
      <w:ins w:id="392" w:author="bodro" w:date="2026-09-29T10:25:05Z">
        <w:r>
          <w:rPr>
            <w:rFonts w:hint="default"/>
            <w:lang w:val="ru-RU"/>
          </w:rPr>
          <w:t>ботки</w:t>
        </w:r>
      </w:ins>
      <w:ins w:id="393" w:author="bodro" w:date="2026-09-29T10:25:06Z">
        <w:r>
          <w:rPr>
            <w:rFonts w:hint="default"/>
            <w:lang w:val="ru-RU"/>
          </w:rPr>
          <w:t xml:space="preserve"> </w:t>
        </w:r>
      </w:ins>
    </w:p>
    <w:p w14:paraId="08C52B01">
      <w:pPr>
        <w:pStyle w:val="5"/>
        <w:numPr>
          <w:ilvl w:val="0"/>
          <w:numId w:val="1"/>
          <w:ins w:id="395" w:author="bodro" w:date="2026-09-29T10:24:38Z"/>
        </w:numPr>
        <w:rPr>
          <w:ins w:id="396" w:author="bodro" w:date="2026-09-29T10:25:12Z"/>
        </w:rPr>
        <w:pPrChange w:id="394" w:author="bodro" w:date="2026-09-29T10:24:38Z">
          <w:pPr>
            <w:pStyle w:val="5"/>
          </w:pPr>
        </w:pPrChange>
      </w:pPr>
      <w:ins w:id="397" w:author="bodro" w:date="2026-09-29T10:25:09Z">
        <w:r>
          <w:rPr>
            <w:rFonts w:hint="default"/>
            <w:lang w:val="ru-RU"/>
          </w:rPr>
          <w:t xml:space="preserve">Тех </w:t>
        </w:r>
      </w:ins>
      <w:ins w:id="398" w:author="bodro" w:date="2026-09-29T10:25:10Z">
        <w:r>
          <w:rPr>
            <w:rFonts w:hint="default"/>
            <w:lang w:val="ru-RU"/>
          </w:rPr>
          <w:t>треб</w:t>
        </w:r>
      </w:ins>
      <w:ins w:id="399" w:author="bodro" w:date="2026-09-29T10:25:11Z">
        <w:r>
          <w:rPr>
            <w:rFonts w:hint="default"/>
            <w:lang w:val="ru-RU"/>
          </w:rPr>
          <w:t xml:space="preserve">ования </w:t>
        </w:r>
      </w:ins>
    </w:p>
    <w:p w14:paraId="44D321AA">
      <w:pPr>
        <w:pStyle w:val="5"/>
        <w:numPr>
          <w:ilvl w:val="0"/>
          <w:numId w:val="1"/>
          <w:ins w:id="401" w:author="bodro" w:date="2026-09-29T10:24:38Z"/>
        </w:numPr>
        <w:rPr>
          <w:ins w:id="402" w:author="bodro" w:date="2026-09-29T10:25:23Z"/>
        </w:rPr>
        <w:pPrChange w:id="400" w:author="bodro" w:date="2026-09-29T10:24:38Z">
          <w:pPr>
            <w:pStyle w:val="5"/>
          </w:pPr>
        </w:pPrChange>
      </w:pPr>
      <w:ins w:id="403" w:author="bodro" w:date="2026-09-29T10:25:19Z">
        <w:r>
          <w:rPr>
            <w:rFonts w:hint="default"/>
            <w:lang w:val="ru-RU"/>
          </w:rPr>
          <w:t>Тех-э</w:t>
        </w:r>
      </w:ins>
      <w:ins w:id="404" w:author="bodro" w:date="2026-09-29T10:25:20Z">
        <w:r>
          <w:rPr>
            <w:rFonts w:hint="default"/>
            <w:lang w:val="ru-RU"/>
          </w:rPr>
          <w:t>ко</w:t>
        </w:r>
      </w:ins>
      <w:ins w:id="405" w:author="bodro" w:date="2026-09-29T10:25:21Z">
        <w:r>
          <w:rPr>
            <w:rFonts w:hint="default"/>
            <w:lang w:val="ru-RU"/>
          </w:rPr>
          <w:t>ном пока</w:t>
        </w:r>
      </w:ins>
      <w:ins w:id="406" w:author="bodro" w:date="2026-09-29T10:25:22Z">
        <w:r>
          <w:rPr>
            <w:rFonts w:hint="default"/>
            <w:lang w:val="ru-RU"/>
          </w:rPr>
          <w:t>затели</w:t>
        </w:r>
      </w:ins>
    </w:p>
    <w:p w14:paraId="1C0F8A5E">
      <w:pPr>
        <w:pStyle w:val="5"/>
        <w:numPr>
          <w:ilvl w:val="0"/>
          <w:numId w:val="1"/>
          <w:ins w:id="408" w:author="bodro" w:date="2026-09-29T10:24:38Z"/>
        </w:numPr>
        <w:rPr>
          <w:ins w:id="409" w:author="bodro" w:date="2026-09-29T10:25:31Z"/>
        </w:rPr>
        <w:pPrChange w:id="407" w:author="bodro" w:date="2026-09-29T10:24:38Z">
          <w:pPr>
            <w:pStyle w:val="5"/>
          </w:pPr>
        </w:pPrChange>
      </w:pPr>
      <w:ins w:id="410" w:author="bodro" w:date="2026-09-29T10:25:27Z">
        <w:r>
          <w:rPr>
            <w:rFonts w:hint="default"/>
            <w:lang w:val="ru-RU"/>
          </w:rPr>
          <w:t>Эта</w:t>
        </w:r>
      </w:ins>
      <w:ins w:id="411" w:author="bodro" w:date="2026-09-29T10:25:28Z">
        <w:r>
          <w:rPr>
            <w:rFonts w:hint="default"/>
            <w:lang w:val="ru-RU"/>
          </w:rPr>
          <w:t>пы ра</w:t>
        </w:r>
      </w:ins>
      <w:ins w:id="412" w:author="bodro" w:date="2026-09-29T10:25:29Z">
        <w:r>
          <w:rPr>
            <w:rFonts w:hint="default"/>
            <w:lang w:val="ru-RU"/>
          </w:rPr>
          <w:t>зрабо</w:t>
        </w:r>
      </w:ins>
      <w:ins w:id="413" w:author="bodro" w:date="2026-09-29T10:25:30Z">
        <w:r>
          <w:rPr>
            <w:rFonts w:hint="default"/>
            <w:lang w:val="ru-RU"/>
          </w:rPr>
          <w:t>тки</w:t>
        </w:r>
      </w:ins>
      <w:ins w:id="414" w:author="bodro" w:date="2026-09-29T10:25:31Z">
        <w:r>
          <w:rPr>
            <w:rFonts w:hint="default"/>
            <w:lang w:val="ru-RU"/>
          </w:rPr>
          <w:t xml:space="preserve"> </w:t>
        </w:r>
      </w:ins>
    </w:p>
    <w:p w14:paraId="5C4F0EF3">
      <w:pPr>
        <w:pStyle w:val="5"/>
        <w:numPr>
          <w:ilvl w:val="0"/>
          <w:numId w:val="1"/>
          <w:ins w:id="416" w:author="bodro" w:date="2026-09-29T10:24:38Z"/>
        </w:numPr>
        <w:rPr>
          <w:ins w:id="417" w:author="bodro" w:date="2026-09-29T10:25:39Z"/>
        </w:rPr>
        <w:pPrChange w:id="415" w:author="bodro" w:date="2026-09-29T10:24:38Z">
          <w:pPr>
            <w:pStyle w:val="5"/>
          </w:pPr>
        </w:pPrChange>
      </w:pPr>
      <w:ins w:id="418" w:author="bodro" w:date="2026-09-29T10:25:34Z">
        <w:r>
          <w:rPr>
            <w:rFonts w:hint="default"/>
            <w:lang w:val="ru-RU"/>
          </w:rPr>
          <w:t>Поряд</w:t>
        </w:r>
      </w:ins>
      <w:ins w:id="419" w:author="bodro" w:date="2026-09-29T10:25:35Z">
        <w:r>
          <w:rPr>
            <w:rFonts w:hint="default"/>
            <w:lang w:val="ru-RU"/>
          </w:rPr>
          <w:t>ок кон</w:t>
        </w:r>
      </w:ins>
      <w:ins w:id="420" w:author="bodro" w:date="2026-09-29T10:25:36Z">
        <w:r>
          <w:rPr>
            <w:rFonts w:hint="default"/>
            <w:lang w:val="ru-RU"/>
          </w:rPr>
          <w:t xml:space="preserve">троля </w:t>
        </w:r>
      </w:ins>
    </w:p>
    <w:p w14:paraId="11D26D43">
      <w:pPr>
        <w:pStyle w:val="5"/>
        <w:numPr>
          <w:ilvl w:val="-1"/>
          <w:numId w:val="0"/>
        </w:numPr>
        <w:rPr>
          <w:ins w:id="422" w:author="bodro" w:date="2026-09-29T10:25:45Z"/>
        </w:rPr>
        <w:pPrChange w:id="421" w:author="bodro" w:date="2026-09-29T10:25:40Z">
          <w:pPr>
            <w:pStyle w:val="5"/>
          </w:pPr>
        </w:pPrChange>
      </w:pPr>
      <w:r>
        <w:br w:type="textWrapping"/>
      </w:r>
      <w:r>
        <w:t>б) Какие документы проектной стадии по ГОСТ 19 вы подготовите? Назовите не менее 3.</w:t>
      </w:r>
    </w:p>
    <w:p w14:paraId="2020FE32">
      <w:pPr>
        <w:pStyle w:val="5"/>
        <w:numPr>
          <w:ilvl w:val="-1"/>
          <w:numId w:val="0"/>
        </w:numPr>
        <w:ind w:firstLine="0"/>
        <w:rPr>
          <w:ins w:id="424" w:author="bodro" w:date="2026-09-29T10:26:00Z"/>
          <w:rFonts w:hint="default"/>
          <w:lang w:val="ru-RU"/>
        </w:rPr>
        <w:pPrChange w:id="423" w:author="bodro" w:date="2026-09-29T10:25:54Z">
          <w:pPr>
            <w:pStyle w:val="5"/>
          </w:pPr>
        </w:pPrChange>
      </w:pPr>
      <w:ins w:id="425" w:author="bodro" w:date="2026-09-29T10:25:55Z">
        <w:r>
          <w:rPr>
            <w:lang w:val="ru-RU"/>
          </w:rPr>
          <w:t>Поя</w:t>
        </w:r>
      </w:ins>
      <w:ins w:id="426" w:author="bodro" w:date="2026-09-29T10:25:56Z">
        <w:r>
          <w:rPr>
            <w:lang w:val="ru-RU"/>
          </w:rPr>
          <w:t>снитель</w:t>
        </w:r>
      </w:ins>
      <w:ins w:id="427" w:author="bodro" w:date="2026-09-29T10:25:57Z">
        <w:r>
          <w:rPr>
            <w:lang w:val="ru-RU"/>
          </w:rPr>
          <w:t>ная</w:t>
        </w:r>
      </w:ins>
      <w:ins w:id="428" w:author="bodro" w:date="2026-09-29T10:25:57Z">
        <w:r>
          <w:rPr>
            <w:rFonts w:hint="default"/>
            <w:lang w:val="ru-RU"/>
          </w:rPr>
          <w:t xml:space="preserve"> зап</w:t>
        </w:r>
      </w:ins>
      <w:ins w:id="429" w:author="bodro" w:date="2026-09-29T10:25:58Z">
        <w:r>
          <w:rPr>
            <w:rFonts w:hint="default"/>
            <w:lang w:val="ru-RU"/>
          </w:rPr>
          <w:t xml:space="preserve">иска </w:t>
        </w:r>
      </w:ins>
    </w:p>
    <w:p w14:paraId="7D232AD9">
      <w:pPr>
        <w:pStyle w:val="5"/>
        <w:numPr>
          <w:ilvl w:val="-1"/>
          <w:numId w:val="0"/>
        </w:numPr>
        <w:ind w:firstLine="0"/>
        <w:rPr>
          <w:ins w:id="431" w:author="bodro" w:date="2026-09-29T10:26:04Z"/>
          <w:rFonts w:hint="default"/>
          <w:lang w:val="ru-RU"/>
        </w:rPr>
        <w:pPrChange w:id="430" w:author="bodro" w:date="2026-09-29T10:25:54Z">
          <w:pPr>
            <w:pStyle w:val="5"/>
          </w:pPr>
        </w:pPrChange>
      </w:pPr>
      <w:ins w:id="432" w:author="bodro" w:date="2026-09-29T10:26:02Z">
        <w:r>
          <w:rPr>
            <w:rFonts w:hint="default"/>
            <w:lang w:val="ru-RU"/>
          </w:rPr>
          <w:t>Опис</w:t>
        </w:r>
      </w:ins>
      <w:ins w:id="433" w:author="bodro" w:date="2026-09-29T10:26:03Z">
        <w:r>
          <w:rPr>
            <w:rFonts w:hint="default"/>
            <w:lang w:val="ru-RU"/>
          </w:rPr>
          <w:t>ание</w:t>
        </w:r>
      </w:ins>
      <w:ins w:id="434" w:author="bodro" w:date="2026-09-29T10:26:04Z">
        <w:r>
          <w:rPr>
            <w:rFonts w:hint="default"/>
            <w:lang w:val="ru-RU"/>
          </w:rPr>
          <w:t xml:space="preserve"> </w:t>
        </w:r>
      </w:ins>
    </w:p>
    <w:p w14:paraId="77A2DD21">
      <w:pPr>
        <w:pStyle w:val="5"/>
        <w:numPr>
          <w:ilvl w:val="-1"/>
          <w:numId w:val="0"/>
        </w:numPr>
        <w:ind w:firstLine="0"/>
        <w:rPr>
          <w:ins w:id="436" w:author="bodro" w:date="2026-09-29T10:26:08Z"/>
          <w:rFonts w:hint="default"/>
          <w:lang w:val="ru-RU"/>
        </w:rPr>
        <w:pPrChange w:id="435" w:author="bodro" w:date="2026-09-29T10:25:54Z">
          <w:pPr>
            <w:pStyle w:val="5"/>
          </w:pPr>
        </w:pPrChange>
      </w:pPr>
      <w:ins w:id="437" w:author="bodro" w:date="2026-09-29T10:26:06Z">
        <w:r>
          <w:rPr>
            <w:rFonts w:hint="default"/>
            <w:lang w:val="ru-RU"/>
          </w:rPr>
          <w:t>Сп</w:t>
        </w:r>
      </w:ins>
      <w:ins w:id="438" w:author="bodro" w:date="2026-09-29T10:26:07Z">
        <w:r>
          <w:rPr>
            <w:rFonts w:hint="default"/>
            <w:lang w:val="ru-RU"/>
          </w:rPr>
          <w:t>ецифи</w:t>
        </w:r>
      </w:ins>
      <w:ins w:id="439" w:author="bodro" w:date="2026-09-29T10:26:08Z">
        <w:r>
          <w:rPr>
            <w:rFonts w:hint="default"/>
            <w:lang w:val="ru-RU"/>
          </w:rPr>
          <w:t xml:space="preserve">кация </w:t>
        </w:r>
      </w:ins>
    </w:p>
    <w:p w14:paraId="1009B216">
      <w:pPr>
        <w:pStyle w:val="5"/>
        <w:numPr>
          <w:ilvl w:val="-1"/>
          <w:numId w:val="0"/>
        </w:numPr>
        <w:ind w:firstLine="0"/>
        <w:rPr>
          <w:ins w:id="441" w:author="bodro" w:date="2026-09-29T10:26:21Z"/>
        </w:rPr>
        <w:pPrChange w:id="440" w:author="bodro" w:date="2026-09-29T10:25:54Z">
          <w:pPr>
            <w:pStyle w:val="5"/>
          </w:pPr>
        </w:pPrChange>
      </w:pPr>
      <w:r>
        <w:br w:type="textWrapping"/>
      </w:r>
      <w:r>
        <w:t>в) Чем отличается «Руководство системного программиста» от «Руководства оператора»? Кому адресован каждый документ?</w:t>
      </w:r>
    </w:p>
    <w:p w14:paraId="24E45275">
      <w:pPr>
        <w:pStyle w:val="5"/>
        <w:numPr>
          <w:ilvl w:val="-1"/>
          <w:numId w:val="0"/>
        </w:numPr>
        <w:ind w:firstLine="0"/>
        <w:rPr>
          <w:ins w:id="443" w:author="bodro" w:date="2026-09-29T10:27:30Z"/>
          <w:rFonts w:hint="default"/>
          <w:lang w:val="ru-RU"/>
        </w:rPr>
        <w:pPrChange w:id="442" w:author="bodro" w:date="2026-09-29T10:25:54Z">
          <w:pPr>
            <w:pStyle w:val="5"/>
          </w:pPr>
        </w:pPrChange>
      </w:pPr>
      <w:ins w:id="444" w:author="bodro" w:date="2026-09-29T10:26:32Z">
        <w:r>
          <w:rPr>
            <w:lang w:val="ru-RU"/>
          </w:rPr>
          <w:t>РС</w:t>
        </w:r>
      </w:ins>
      <w:ins w:id="445" w:author="bodro" w:date="2026-09-29T10:26:33Z">
        <w:r>
          <w:rPr>
            <w:lang w:val="ru-RU"/>
          </w:rPr>
          <w:t>П</w:t>
        </w:r>
      </w:ins>
      <w:ins w:id="446" w:author="bodro" w:date="2026-09-29T10:26:33Z">
        <w:r>
          <w:rPr>
            <w:rFonts w:hint="default"/>
            <w:lang w:val="ru-RU"/>
          </w:rPr>
          <w:t xml:space="preserve"> </w:t>
        </w:r>
      </w:ins>
      <w:ins w:id="447" w:author="bodro" w:date="2026-09-29T10:26:45Z">
        <w:r>
          <w:rPr>
            <w:rFonts w:hint="default"/>
            <w:lang w:val="ru-RU"/>
          </w:rPr>
          <w:t>адресованно</w:t>
        </w:r>
      </w:ins>
      <w:ins w:id="448" w:author="bodro" w:date="2026-09-29T10:26:37Z">
        <w:r>
          <w:rPr>
            <w:rFonts w:hint="default"/>
            <w:lang w:val="ru-RU"/>
          </w:rPr>
          <w:t xml:space="preserve"> спец</w:t>
        </w:r>
      </w:ins>
      <w:ins w:id="449" w:author="bodro" w:date="2026-09-29T10:26:38Z">
        <w:r>
          <w:rPr>
            <w:rFonts w:hint="default"/>
            <w:lang w:val="ru-RU"/>
          </w:rPr>
          <w:t>иалис</w:t>
        </w:r>
      </w:ins>
      <w:ins w:id="450" w:author="bodro" w:date="2026-09-29T10:26:39Z">
        <w:r>
          <w:rPr>
            <w:rFonts w:hint="default"/>
            <w:lang w:val="ru-RU"/>
          </w:rPr>
          <w:t xml:space="preserve">ту </w:t>
        </w:r>
      </w:ins>
      <w:ins w:id="451" w:author="bodro" w:date="2026-09-29T10:27:24Z">
        <w:r>
          <w:rPr>
            <w:rFonts w:hint="default"/>
            <w:lang w:val="ru-RU"/>
          </w:rPr>
          <w:t>под</w:t>
        </w:r>
      </w:ins>
      <w:ins w:id="452" w:author="bodro" w:date="2026-09-29T10:27:25Z">
        <w:r>
          <w:rPr>
            <w:rFonts w:hint="default"/>
            <w:lang w:val="ru-RU"/>
          </w:rPr>
          <w:t>де</w:t>
        </w:r>
      </w:ins>
      <w:ins w:id="453" w:author="bodro" w:date="2026-09-29T10:27:26Z">
        <w:r>
          <w:rPr>
            <w:rFonts w:hint="default"/>
            <w:lang w:val="ru-RU"/>
          </w:rPr>
          <w:t>ржива</w:t>
        </w:r>
      </w:ins>
      <w:ins w:id="454" w:author="bodro" w:date="2026-09-29T10:27:27Z">
        <w:r>
          <w:rPr>
            <w:rFonts w:hint="default"/>
            <w:lang w:val="ru-RU"/>
          </w:rPr>
          <w:t>ющ</w:t>
        </w:r>
      </w:ins>
      <w:ins w:id="455" w:author="bodro" w:date="2026-09-29T10:27:28Z">
        <w:r>
          <w:rPr>
            <w:rFonts w:hint="default"/>
            <w:lang w:val="ru-RU"/>
          </w:rPr>
          <w:t>ему</w:t>
        </w:r>
      </w:ins>
      <w:ins w:id="456" w:author="bodro" w:date="2026-09-29T10:27:29Z">
        <w:r>
          <w:rPr>
            <w:rFonts w:hint="default"/>
            <w:lang w:val="ru-RU"/>
          </w:rPr>
          <w:t xml:space="preserve"> ПО</w:t>
        </w:r>
      </w:ins>
    </w:p>
    <w:p w14:paraId="0831A79D">
      <w:pPr>
        <w:pStyle w:val="5"/>
        <w:numPr>
          <w:ilvl w:val="-1"/>
          <w:numId w:val="0"/>
        </w:numPr>
        <w:ind w:firstLine="0"/>
        <w:rPr>
          <w:ins w:id="458" w:author="bodro" w:date="2026-09-29T10:24:34Z"/>
          <w:rFonts w:hint="default"/>
          <w:lang w:val="ru-RU"/>
        </w:rPr>
        <w:pPrChange w:id="457" w:author="bodro" w:date="2026-09-29T10:25:54Z">
          <w:pPr>
            <w:pStyle w:val="5"/>
          </w:pPr>
        </w:pPrChange>
      </w:pPr>
      <w:ins w:id="459" w:author="bodro" w:date="2026-09-29T10:27:35Z">
        <w:r>
          <w:rPr>
            <w:rFonts w:hint="default"/>
            <w:lang w:val="ru-RU"/>
          </w:rPr>
          <w:t>Р</w:t>
        </w:r>
      </w:ins>
      <w:ins w:id="460" w:author="bodro" w:date="2026-09-29T10:27:38Z">
        <w:r>
          <w:rPr>
            <w:rFonts w:hint="default"/>
            <w:lang w:val="ru-RU"/>
          </w:rPr>
          <w:t xml:space="preserve">О </w:t>
        </w:r>
      </w:ins>
      <w:ins w:id="461" w:author="bodro" w:date="2026-09-29T10:27:43Z">
        <w:r>
          <w:rPr>
            <w:rFonts w:hint="default"/>
            <w:lang w:val="ru-RU"/>
          </w:rPr>
          <w:t>адре</w:t>
        </w:r>
      </w:ins>
      <w:ins w:id="462" w:author="bodro" w:date="2026-09-29T10:27:44Z">
        <w:r>
          <w:rPr>
            <w:rFonts w:hint="default"/>
            <w:lang w:val="ru-RU"/>
          </w:rPr>
          <w:t>сованн</w:t>
        </w:r>
      </w:ins>
      <w:ins w:id="463" w:author="bodro" w:date="2026-09-29T10:27:45Z">
        <w:r>
          <w:rPr>
            <w:rFonts w:hint="default"/>
            <w:lang w:val="ru-RU"/>
          </w:rPr>
          <w:t xml:space="preserve">о </w:t>
        </w:r>
      </w:ins>
      <w:ins w:id="464" w:author="bodro" w:date="2026-09-29T10:27:46Z">
        <w:r>
          <w:rPr>
            <w:rFonts w:hint="default"/>
            <w:lang w:val="ru-RU"/>
          </w:rPr>
          <w:t>п</w:t>
        </w:r>
      </w:ins>
      <w:ins w:id="465" w:author="bodro" w:date="2026-09-29T10:27:47Z">
        <w:r>
          <w:rPr>
            <w:rFonts w:hint="default"/>
            <w:lang w:val="ru-RU"/>
          </w:rPr>
          <w:t>ользова</w:t>
        </w:r>
      </w:ins>
      <w:ins w:id="466" w:author="bodro" w:date="2026-09-29T10:27:48Z">
        <w:r>
          <w:rPr>
            <w:rFonts w:hint="default"/>
            <w:lang w:val="ru-RU"/>
          </w:rPr>
          <w:t>те</w:t>
        </w:r>
      </w:ins>
      <w:ins w:id="467" w:author="bodro" w:date="2026-09-29T10:27:49Z">
        <w:r>
          <w:rPr>
            <w:rFonts w:hint="default"/>
            <w:lang w:val="ru-RU"/>
          </w:rPr>
          <w:t xml:space="preserve">лю </w:t>
        </w:r>
      </w:ins>
      <w:bookmarkStart w:id="0" w:name="_GoBack"/>
      <w:bookmarkEnd w:id="0"/>
    </w:p>
    <w:p w14:paraId="18E1CF8E">
      <w:pPr>
        <w:pStyle w:val="5"/>
      </w:pPr>
      <w:r>
        <w:br w:type="textWrapping"/>
      </w:r>
      <w:r>
        <w:br w:type="textWrapping"/>
      </w:r>
    </w:p>
    <w:p w14:paraId="7A0F652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3FBBB7"/>
    <w:multiLevelType w:val="singleLevel"/>
    <w:tmpl w:val="B13FBB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odro">
    <w15:presenceInfo w15:providerId="None" w15:userId="bodr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trackRevisions w:val="1"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1A"/>
    <w:rsid w:val="000A201F"/>
    <w:rsid w:val="009C5B08"/>
    <w:rsid w:val="009E6E5E"/>
    <w:rsid w:val="00A85D1A"/>
    <w:rsid w:val="00D924AA"/>
    <w:rsid w:val="538B3986"/>
    <w:rsid w:val="689A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styleId="7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523</Words>
  <Characters>2983</Characters>
  <Lines>24</Lines>
  <Paragraphs>6</Paragraphs>
  <TotalTime>67</TotalTime>
  <ScaleCrop>false</ScaleCrop>
  <LinksUpToDate>false</LinksUpToDate>
  <CharactersWithSpaces>3500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2026-09-29T05:45:00Z</dcterms:created>
  <dc:creator>local</dc:creator>
  <cp:lastModifiedBy>bodro</cp:lastModifiedBy>
  <dcterms:modified xsi:type="dcterms:W3CDTF">2026-09-29T07:28:21Z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FC85476077B740B9B474EB1BDF8A4BC9_13</vt:lpwstr>
  </property>
</Properties>
</file>